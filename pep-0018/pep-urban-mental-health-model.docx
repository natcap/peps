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PSC is scheduled on </w:t>
      </w:r>
      <w:r w:rsidDel="00000000" w:rsidR="00000000" w:rsidRPr="00000000">
        <w:rPr>
          <w:rtl w:val="0"/>
        </w:rPr>
        <w:t xml:space="preserve">2025-06-23</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Last updated on: </w:t>
      </w:r>
      <w:r w:rsidDel="00000000" w:rsidR="00000000" w:rsidRPr="00000000">
        <w:rPr>
          <w:rtl w:val="0"/>
        </w:rPr>
        <w:t xml:space="preserve">2025-05-12</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spacing w:after="240" w:before="240" w:lineRule="auto"/>
        <w:rPr/>
      </w:pPr>
      <w:bookmarkStart w:colFirst="0" w:colLast="0" w:name="_2nl6ypgfkrhq" w:id="0"/>
      <w:bookmarkEnd w:id="0"/>
      <w:r w:rsidDel="00000000" w:rsidR="00000000" w:rsidRPr="00000000">
        <w:rPr>
          <w:rtl w:val="0"/>
        </w:rPr>
        <w:t xml:space="preserve">Platform Enhancement Proposal (PEP) InVEST Urban Mental Health Model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See the PEP guidelines </w:t>
      </w:r>
      <w:hyperlink r:id="rId7">
        <w:r w:rsidDel="00000000" w:rsidR="00000000" w:rsidRPr="00000000">
          <w:rPr>
            <w:color w:val="1155cc"/>
            <w:u w:val="single"/>
            <w:rtl w:val="0"/>
          </w:rPr>
          <w:t xml:space="preserve">here </w:t>
        </w:r>
      </w:hyperlink>
      <w:r w:rsidDel="00000000" w:rsidR="00000000" w:rsidRPr="00000000">
        <w:rPr>
          <w:rtl w:val="0"/>
        </w:rPr>
        <w:t xml:space="preserve">for the criteria by which PEPs will be evaluated. </w:t>
      </w:r>
    </w:p>
    <w:p w:rsidR="00000000" w:rsidDel="00000000" w:rsidP="00000000" w:rsidRDefault="00000000" w:rsidRPr="00000000" w14:paraId="00000007">
      <w:pPr>
        <w:rPr/>
      </w:pPr>
      <w:r w:rsidDel="00000000" w:rsidR="00000000" w:rsidRPr="00000000">
        <w:rPr>
          <w:rtl w:val="0"/>
        </w:rPr>
        <w:t xml:space="preserve">See </w:t>
      </w:r>
      <w:hyperlink r:id="rId8">
        <w:r w:rsidDel="00000000" w:rsidR="00000000" w:rsidRPr="00000000">
          <w:rPr>
            <w:color w:val="1155cc"/>
            <w:u w:val="single"/>
            <w:rtl w:val="0"/>
          </w:rPr>
          <w:t xml:space="preserve">design doc</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pStyle w:val="Heading1"/>
        <w:keepNext w:val="0"/>
        <w:keepLines w:val="0"/>
        <w:rPr/>
      </w:pPr>
      <w:bookmarkStart w:colFirst="0" w:colLast="0" w:name="_zbitcvogzasi" w:id="1"/>
      <w:bookmarkEnd w:id="1"/>
      <w:r w:rsidDel="00000000" w:rsidR="00000000" w:rsidRPr="00000000">
        <w:rPr>
          <w:rtl w:val="0"/>
        </w:rPr>
        <w:t xml:space="preserve">Contacts</w:t>
      </w:r>
    </w:p>
    <w:p w:rsidR="00000000" w:rsidDel="00000000" w:rsidP="00000000" w:rsidRDefault="00000000" w:rsidRPr="00000000" w14:paraId="00000009">
      <w:pPr>
        <w:spacing w:line="276" w:lineRule="auto"/>
        <w:rPr/>
      </w:pPr>
      <w:r w:rsidDel="00000000" w:rsidR="00000000" w:rsidRPr="00000000">
        <w:rPr>
          <w:rtl w:val="0"/>
        </w:rPr>
        <w:t xml:space="preserve">Yingjie Li (</w:t>
      </w:r>
      <w:hyperlink r:id="rId9">
        <w:r w:rsidDel="00000000" w:rsidR="00000000" w:rsidRPr="00000000">
          <w:rPr>
            <w:color w:val="0000ee"/>
            <w:u w:val="single"/>
            <w:rtl w:val="0"/>
          </w:rPr>
          <w:t xml:space="preserve">yingjieli@stanford.edu</w:t>
        </w:r>
      </w:hyperlink>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Anders Rydstrom (</w:t>
      </w:r>
      <w:hyperlink r:id="rId10">
        <w:r w:rsidDel="00000000" w:rsidR="00000000" w:rsidRPr="00000000">
          <w:rPr>
            <w:color w:val="0000ee"/>
            <w:u w:val="single"/>
            <w:rtl w:val="0"/>
          </w:rPr>
          <w:t xml:space="preserve">anders.rydstrom@stanford.edu</w:t>
        </w:r>
      </w:hyperlink>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Yougeng Lu (</w:t>
      </w:r>
      <w:hyperlink r:id="rId11">
        <w:r w:rsidDel="00000000" w:rsidR="00000000" w:rsidRPr="00000000">
          <w:rPr>
            <w:color w:val="0000ee"/>
            <w:u w:val="single"/>
            <w:rtl w:val="0"/>
          </w:rPr>
          <w:t xml:space="preserve">yougengl@stanford.edu</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Anne Guerry (</w:t>
      </w:r>
      <w:hyperlink r:id="rId12">
        <w:r w:rsidDel="00000000" w:rsidR="00000000" w:rsidRPr="00000000">
          <w:rPr>
            <w:color w:val="0000ee"/>
            <w:u w:val="single"/>
            <w:rtl w:val="0"/>
          </w:rPr>
          <w:t xml:space="preserve">anne.guerry@stanford.edu</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Lisa Mandle (</w:t>
      </w:r>
      <w:hyperlink r:id="rId13">
        <w:r w:rsidDel="00000000" w:rsidR="00000000" w:rsidRPr="00000000">
          <w:rPr>
            <w:color w:val="0000ee"/>
            <w:u w:val="single"/>
            <w:rtl w:val="0"/>
          </w:rPr>
          <w:t xml:space="preserve">lmandle@stanford.edu</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ucvqhfof8kqa" w:id="2"/>
      <w:bookmarkEnd w:id="2"/>
      <w:r w:rsidDel="00000000" w:rsidR="00000000" w:rsidRPr="00000000">
        <w:rPr>
          <w:rtl w:val="0"/>
        </w:rPr>
        <w:t xml:space="preserve">Abstract</w:t>
      </w:r>
    </w:p>
    <w:p w:rsidR="00000000" w:rsidDel="00000000" w:rsidP="00000000" w:rsidRDefault="00000000" w:rsidRPr="00000000" w14:paraId="00000010">
      <w:pPr>
        <w:rPr/>
      </w:pPr>
      <w:r w:rsidDel="00000000" w:rsidR="00000000" w:rsidRPr="00000000">
        <w:rPr>
          <w:rtl w:val="0"/>
        </w:rPr>
        <w:t xml:space="preserve">We propose a new model—the Urban Mental Health Model—for inclusion in the InVEST suite to estimate how urban nature (e.g., greenspaces) contributes to improved mental health outcomes. This model addresses a key technical gap in the current InVEST toolkit by directly linking nature exposure to</w:t>
      </w:r>
      <w:ins w:author="Anders Rydstrom" w:id="0" w:date="2025-06-05T18:06:56Z">
        <w:r w:rsidDel="00000000" w:rsidR="00000000" w:rsidRPr="00000000">
          <w:rPr>
            <w:rtl w:val="0"/>
          </w:rPr>
          <w:t xml:space="preserve"> mental</w:t>
        </w:r>
      </w:ins>
      <w:r w:rsidDel="00000000" w:rsidR="00000000" w:rsidRPr="00000000">
        <w:rPr>
          <w:rtl w:val="0"/>
        </w:rPr>
        <w:t xml:space="preserve"> health outcomes such as depression</w:t>
      </w:r>
      <w:ins w:author="Anders Rydstrom" w:id="1" w:date="2025-06-05T18:58:01Z">
        <w:r w:rsidDel="00000000" w:rsidR="00000000" w:rsidRPr="00000000">
          <w:rPr>
            <w:rtl w:val="0"/>
          </w:rPr>
          <w:t xml:space="preserve"> and</w:t>
        </w:r>
      </w:ins>
      <w:del w:author="Anders Rydstrom" w:id="1" w:date="2025-06-05T18:58:01Z">
        <w:r w:rsidDel="00000000" w:rsidR="00000000" w:rsidRPr="00000000">
          <w:rPr>
            <w:rtl w:val="0"/>
          </w:rPr>
          <w:delText xml:space="preserve">,</w:delText>
        </w:r>
      </w:del>
      <w:r w:rsidDel="00000000" w:rsidR="00000000" w:rsidRPr="00000000">
        <w:rPr>
          <w:rtl w:val="0"/>
        </w:rPr>
        <w:t xml:space="preserve"> anxiety</w:t>
      </w:r>
      <w:del w:author="Anders Rydstrom" w:id="2" w:date="2025-06-05T18:58:08Z">
        <w:r w:rsidDel="00000000" w:rsidR="00000000" w:rsidRPr="00000000">
          <w:rPr>
            <w:rtl w:val="0"/>
          </w:rPr>
          <w:delText xml:space="preserve">, and </w:delText>
        </w:r>
        <w:commentRangeStart w:id="0"/>
        <w:commentRangeStart w:id="1"/>
        <w:r w:rsidDel="00000000" w:rsidR="00000000" w:rsidRPr="00000000">
          <w:rPr>
            <w:rtl w:val="0"/>
          </w:rPr>
          <w:delText xml:space="preserve">mortality</w:delText>
        </w:r>
        <w:commentRangeEnd w:id="0"/>
        <w:r w:rsidDel="00000000" w:rsidR="00000000" w:rsidRPr="00000000">
          <w:commentReference w:id="0"/>
        </w:r>
        <w:commentRangeEnd w:id="1"/>
        <w:r w:rsidDel="00000000" w:rsidR="00000000" w:rsidRPr="00000000">
          <w:commentReference w:id="1"/>
        </w:r>
        <w:r w:rsidDel="00000000" w:rsidR="00000000" w:rsidRPr="00000000">
          <w:rPr>
            <w:rtl w:val="0"/>
          </w:rPr>
          <w:delText xml:space="preserve">,</w:delText>
        </w:r>
      </w:del>
      <w:r w:rsidDel="00000000" w:rsidR="00000000" w:rsidRPr="00000000">
        <w:rPr>
          <w:rtl w:val="0"/>
        </w:rPr>
        <w:t xml:space="preserve"> using effect sizes derived from recent meta-analyses </w:t>
      </w:r>
      <w:hyperlink r:id="rId14">
        <w:r w:rsidDel="00000000" w:rsidR="00000000" w:rsidRPr="00000000">
          <w:rPr>
            <w:color w:val="1155cc"/>
            <w:u w:val="single"/>
            <w:vertAlign w:val="baseline"/>
            <w:rtl w:val="0"/>
          </w:rPr>
          <w:t xml:space="preserve">(Liu et al. 2023)</w:t>
        </w:r>
      </w:hyperlink>
      <w:r w:rsidDel="00000000" w:rsidR="00000000" w:rsidRPr="00000000">
        <w:rPr>
          <w:rtl w:val="0"/>
        </w:rPr>
        <w:t xml:space="preserve">(Li et al., 2025). The model relies on widely available global datasets—including NDVI, tree canopy cover, land use and land cover, gridded population, and baseline </w:t>
      </w:r>
      <w:ins w:author="Anders Rydstrom" w:id="3" w:date="2025-06-05T18:07:38Z">
        <w:r w:rsidDel="00000000" w:rsidR="00000000" w:rsidRPr="00000000">
          <w:rPr>
            <w:rtl w:val="0"/>
          </w:rPr>
          <w:t xml:space="preserve">mental </w:t>
        </w:r>
      </w:ins>
      <w:r w:rsidDel="00000000" w:rsidR="00000000" w:rsidRPr="00000000">
        <w:rPr>
          <w:rtl w:val="0"/>
        </w:rPr>
        <w:t xml:space="preserve">health prevalence rates—making it applicable to cities worldwide. The basis for the model  has been tested in several research case studies, including in San Francisco and Italy </w:t>
      </w:r>
      <w:hyperlink r:id="rId15">
        <w:r w:rsidDel="00000000" w:rsidR="00000000" w:rsidRPr="00000000">
          <w:rPr>
            <w:color w:val="1155cc"/>
            <w:u w:val="single"/>
            <w:vertAlign w:val="baseline"/>
            <w:rtl w:val="0"/>
          </w:rPr>
          <w:t xml:space="preserve">(Giannico et al. 2024)</w:t>
        </w:r>
      </w:hyperlink>
      <w:r w:rsidDel="00000000" w:rsidR="00000000" w:rsidRPr="00000000">
        <w:rPr>
          <w:rtl w:val="0"/>
        </w:rPr>
        <w:t xml:space="preserve">, demonstrating its ability to estimate preventable mental health cases and associated societal cost savings under alternative greening scenarios. This tool also builds upon and extends the Urban Nature Access model by providing quantitative estimates of health benefits, supporting more targeted and equity-informed urban planning. Interest in this model is growing rapidly across global partners, including the Global Gross Ecosystem Product (GEP) project. While already operational as a standalone module (See the </w:t>
      </w:r>
      <w:hyperlink r:id="rId16">
        <w:r w:rsidDel="00000000" w:rsidR="00000000" w:rsidRPr="00000000">
          <w:rPr>
            <w:color w:val="1155cc"/>
            <w:u w:val="single"/>
            <w:rtl w:val="0"/>
          </w:rPr>
          <w:t xml:space="preserve">design doc</w:t>
        </w:r>
      </w:hyperlink>
      <w:r w:rsidDel="00000000" w:rsidR="00000000" w:rsidRPr="00000000">
        <w:rPr>
          <w:rtl w:val="0"/>
        </w:rPr>
        <w:t xml:space="preserve">), full integration into InVEST will enhance usability, allow batch processing, and improve accessibility for a global audience. This proposal falls under the category of model development.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Motivation</w:t>
      </w:r>
    </w:p>
    <w:p w:rsidR="00000000" w:rsidDel="00000000" w:rsidP="00000000" w:rsidRDefault="00000000" w:rsidRPr="00000000" w14:paraId="00000014">
      <w:pPr>
        <w:rPr/>
      </w:pPr>
      <w:r w:rsidDel="00000000" w:rsidR="00000000" w:rsidRPr="00000000">
        <w:rPr>
          <w:rtl w:val="0"/>
        </w:rPr>
        <w:t xml:space="preserve">A core motivation behind the development of the InVEST model suite is to empower decision-makers and urban planners with tools to quantify how different forms of natural capital—such as water bodies, forests, and parks—support human well-being through ecosystem services like carbon sequestration, urban cooling, and flood risk reduction. These insights enable governments and organizations to make informed, strategic investments in nature that sustain and enhance the flow of benefits to people over 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However, there is currently no InVEST model that explicitly quantifies the mental health benefits provided by urban nature. Given the increasing recognition of mental health as a critical component of public health—and the growing body of evidence linking greenspace exposure to improved mental well-being—this represents a significant gap among the InVEST models </w:t>
      </w:r>
      <w:hyperlink r:id="rId17">
        <w:r w:rsidDel="00000000" w:rsidR="00000000" w:rsidRPr="00000000">
          <w:rPr>
            <w:color w:val="1155cc"/>
            <w:u w:val="single"/>
            <w:vertAlign w:val="baseline"/>
            <w:rtl w:val="0"/>
          </w:rPr>
          <w:t xml:space="preserve">(Bratman et al. 2019)</w:t>
        </w:r>
      </w:hyperlink>
      <w:r w:rsidDel="00000000" w:rsidR="00000000" w:rsidRPr="00000000">
        <w:rPr>
          <w:rtl w:val="0"/>
        </w:rPr>
        <w:t xml:space="preserve">. The proposed Urban Mental Health Model addresses this need by providing a mechanism for cities to assess how changes in urban greening can influence population-level mental health outcomes and reduce societal healthcare costs related to mental disorders. By offering spatially explicit estimates of these benefits, the model can inform more targeted, equitable, and cost-effective urban greening strategies.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model builds on and complements the Urban Nature Access model, which evaluates the spatial distribution of greenspace supply relative to population demand within cities. While the Access model identifies areas with over- or under-provision of greenspace, it does not link this access to concrete health outcomes such as depression or anxiety. The model fills this critical gap by providing a direct, quantifiable link between residential greenspace exposure and mental health benefits, offering a novel contribution to the InVEST toolkit (criterion: novelty).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Ultimately, this model will help cities better design, prioritize, and implement urban nature interventions that advance both environmental and public health goals—especially in underserved communities where green infrastructure investment can yield the greatest human impact.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lcsue5huw95r" w:id="3"/>
      <w:bookmarkEnd w:id="3"/>
      <w:r w:rsidDel="00000000" w:rsidR="00000000" w:rsidRPr="00000000">
        <w:rPr>
          <w:rtl w:val="0"/>
        </w:rPr>
        <w:t xml:space="preserve">Novelty</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Previous InVEST models provide estimates of existing ecosystem services and can also create scenarios for future changes. However, the potential effect of current and future ecosystem services on human health is not a part of output from the models. Instead, this has to be inferred but using other data and science linking ecosystem services to human health outcomes. The InVEST Urban Mental Health Model will be the first InVEST model that can directly measure the effect of existing and changes in ecosystem services like urban nature on human health, in this case mental health.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estimates for the association between greenspace indexes and mental health outcomes is based on comprehensive meta-analyses of studies that have been published in peer-reviewed scientific journals  </w:t>
      </w:r>
      <w:hyperlink r:id="rId18">
        <w:r w:rsidDel="00000000" w:rsidR="00000000" w:rsidRPr="00000000">
          <w:rPr>
            <w:color w:val="1155cc"/>
            <w:u w:val="single"/>
            <w:vertAlign w:val="baseline"/>
            <w:rtl w:val="0"/>
          </w:rPr>
          <w:t xml:space="preserve">(Rojas-Rueda et al. 2019; Liu et al. 2023)</w:t>
        </w:r>
      </w:hyperlink>
      <w:r w:rsidDel="00000000" w:rsidR="00000000" w:rsidRPr="00000000">
        <w:rPr>
          <w:rtl w:val="0"/>
        </w:rPr>
        <w:t xml:space="preserve">. The model provides users with three flexible options for estimating changes in nature exposure and the associated health outcomes, allowing adaptation to a variety of planning and research contexts. For example, users can define a tree cover target to simulate a greening scenario, in which tree canopy cover and Normalized Difference Vegetation Index (NDVI) serve as the primary inputs. Alternatively, users may provide baseline and future (or counterfactual) land use/land cover (LULC) maps to estimate changes in nature exposure based on projected or proposed landscape transformations.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Users can select a range of mental health outcomes—such as depression or anxiety as outcomes in the model. These outcomes are assessed using widely recognized clinical and self-report instruments. For example, the exemplified depression indicator was measured using the Center for Epidemiologic Studies Depression Scale (CES-D), the Patient Health Questionnaire (PHQ), the Diagnostic and Statistical Manual of Mental Disorders, Fourth Edition (DSM-IV) criteria, the Geriatric Depression Scale (GDS), the Beck Depression Inventory (BDI), the Hospital Anxiety and Depression Scale—Depression subscale (HADS-D), the Four-Dimensional Symptom Questionnaire (4DSQ), and the Inventory of Depressive Symptomatology (IDS). These validated tools allow for robust and comparable assessments of mental health across diverse populations and study contexts.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9ltx9axog7mb" w:id="4"/>
      <w:bookmarkEnd w:id="4"/>
      <w:r w:rsidDel="00000000" w:rsidR="00000000" w:rsidRPr="00000000">
        <w:rPr>
          <w:rtl w:val="0"/>
        </w:rPr>
        <w:t xml:space="preserve">Usability:</w:t>
      </w:r>
    </w:p>
    <w:p w:rsidR="00000000" w:rsidDel="00000000" w:rsidP="00000000" w:rsidRDefault="00000000" w:rsidRPr="00000000" w14:paraId="00000024">
      <w:pPr>
        <w:rPr/>
      </w:pPr>
      <w:r w:rsidDel="00000000" w:rsidR="00000000" w:rsidRPr="00000000">
        <w:rPr>
          <w:rtl w:val="0"/>
        </w:rPr>
        <w:t xml:space="preserve">To maximize the model’s usability and global applicability, we have designed the Urban Mental Health Model to rely primarily on publicly available and widely used datasets. This ensures that users from a variety of institutional, geographic, and technical backgrounds can apply the model with minimal barriers. Below, we describe the core input data required to run the model: </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Administrative boundaries (vector)</w:t>
      </w:r>
      <w:r w:rsidDel="00000000" w:rsidR="00000000" w:rsidRPr="00000000">
        <w:rPr>
          <w:rtl w:val="0"/>
        </w:rPr>
        <w:t xml:space="preserve">: A polygon layer representing the spatial units for analysis. These can range from an entire city to subdivisions such as neighborhoods, districts, or census tracts. This spatial structure enables aggregation and comparison of population exposure and health outcomes. </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Spatial population data (raster)</w:t>
      </w:r>
      <w:r w:rsidDel="00000000" w:rsidR="00000000" w:rsidRPr="00000000">
        <w:rPr>
          <w:rtl w:val="0"/>
        </w:rPr>
        <w:t xml:space="preserve">: Global population datasets such as WorldPop (www.worldpop.org) offer gridded population estimates at resolutions as fine as 100 meters. More localized datasets may also be used to improve accuracy and context relevance. </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NDVI (raster)</w:t>
      </w:r>
      <w:r w:rsidDel="00000000" w:rsidR="00000000" w:rsidRPr="00000000">
        <w:rPr>
          <w:rtl w:val="0"/>
        </w:rPr>
        <w:t xml:space="preserve">: NDVI serves as the core proxy for nature exposure in the model. Freely available from multiple sources, including Google Earth Engine, MODIS (https://modis.gsfc.nasa.gov/data/dataprod/mod13.php), and Sentinel-2, NDVI data capture the relative abundance and density of vegetation across the study area. </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Tree canopy cover (raster)</w:t>
      </w:r>
      <w:r w:rsidDel="00000000" w:rsidR="00000000" w:rsidRPr="00000000">
        <w:rPr>
          <w:rtl w:val="0"/>
        </w:rPr>
        <w:t xml:space="preserve">: Tree cover provides an additional measure of green infrastructure and exposure quality. Global datasets such as the Global Tree Canopy Cover Version 4 (https://gee-community-catalog.org/projects/global_tcc/) offer consistent and free access to tree canopy estimates at high resolution.</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LULC data (raster or vector):</w:t>
      </w:r>
      <w:r w:rsidDel="00000000" w:rsidR="00000000" w:rsidRPr="00000000">
        <w:rPr>
          <w:rtl w:val="0"/>
        </w:rPr>
        <w:t xml:space="preserve"> These datasets offer additional context on greenspace types and urban environments. Sources include national datasets like NLCD for the U.S. (https://www.mrlc.gov/data) and global sources such as ESA WorldCover (https://esa-worldcover.org/), which provide LULC information at high spatial resolution.</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Baseline health risk data (vector)</w:t>
      </w:r>
      <w:r w:rsidDel="00000000" w:rsidR="00000000" w:rsidRPr="00000000">
        <w:rPr>
          <w:rtl w:val="0"/>
        </w:rPr>
        <w:t xml:space="preserve">: Spatially explicit prevalence rate</w:t>
      </w:r>
      <w:commentRangeStart w:id="2"/>
      <w:commentRangeStart w:id="3"/>
      <w:r w:rsidDel="00000000" w:rsidR="00000000" w:rsidRPr="00000000">
        <w:rPr>
          <w:rtl w:val="0"/>
        </w:rPr>
        <w:t xml:space="preserve">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for mental health outcomes (e.g., depression, anxiety,</w:t>
      </w:r>
      <w:del w:author="Anders Rydstrom" w:id="4" w:date="2025-06-05T21:08:02Z">
        <w:r w:rsidDel="00000000" w:rsidR="00000000" w:rsidRPr="00000000">
          <w:rPr>
            <w:rtl w:val="0"/>
          </w:rPr>
          <w:delText xml:space="preserve"> </w:delText>
        </w:r>
        <w:commentRangeStart w:id="4"/>
        <w:r w:rsidDel="00000000" w:rsidR="00000000" w:rsidRPr="00000000">
          <w:rPr>
            <w:rtl w:val="0"/>
          </w:rPr>
          <w:delText xml:space="preserve">mortality</w:delText>
        </w:r>
      </w:del>
      <w:commentRangeEnd w:id="4"/>
      <w:r w:rsidDel="00000000" w:rsidR="00000000" w:rsidRPr="00000000">
        <w:commentReference w:id="4"/>
      </w:r>
      <w:r w:rsidDel="00000000" w:rsidR="00000000" w:rsidRPr="00000000">
        <w:rPr>
          <w:rtl w:val="0"/>
        </w:rPr>
        <w:t xml:space="preserve">) are essential for calculating preventable cases. These can be obtained from local or national health agencies such as the Centers for Disease Control and Prevention (CDC), or global sources where available. If health data are in tabular format, they can be joined to the corresponding spatial administrative units. Where high-resolution data are unavailable, users may apply rates from broader regional levels as approximations. </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Health effect size table (.csv or .xlsx)</w:t>
      </w:r>
      <w:r w:rsidDel="00000000" w:rsidR="00000000" w:rsidRPr="00000000">
        <w:rPr>
          <w:rtl w:val="0"/>
        </w:rPr>
        <w:t xml:space="preserve">: We provide example effect sizes derived from a global meta-analysis, including measures such as risk ratios or odds ratios for various outcomes. Users are encouraged to substitute these with region-specific dose-response functions where available, to reflect local epidemiological data. </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Health cost table (.csv or .xlsx)</w:t>
      </w:r>
      <w:r w:rsidDel="00000000" w:rsidR="00000000" w:rsidRPr="00000000">
        <w:rPr>
          <w:rtl w:val="0"/>
        </w:rPr>
        <w:t xml:space="preserve">: To estimate economic benefits, we include a sample data with country- and illness-specific societal costs per case (in 2018 USD PPP). Users may input more detailed, local cost estimates if available. For global or cross-country comparisons, we recommend harmonizing cost units to ensure consistency across regions.  </w:t>
      </w:r>
    </w:p>
    <w:p w:rsidR="00000000" w:rsidDel="00000000" w:rsidP="00000000" w:rsidRDefault="00000000" w:rsidRPr="00000000" w14:paraId="0000002D">
      <w:pPr>
        <w:ind w:left="0" w:firstLine="0"/>
        <w:rPr/>
      </w:pPr>
      <w:r w:rsidDel="00000000" w:rsidR="00000000" w:rsidRPr="00000000">
        <w:rPr>
          <w:rtl w:val="0"/>
        </w:rPr>
        <w:t xml:space="preserve">Thanks to the use of open-access and globally available datasets, this model is applicable to the vast majority of cities worldwide. Further guidance on required and optional inputs is available in the model’s Design Document, referenced under the Specification section.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5t47yb2wvy9a" w:id="5"/>
      <w:bookmarkEnd w:id="5"/>
      <w:r w:rsidDel="00000000" w:rsidR="00000000" w:rsidRPr="00000000">
        <w:rPr>
          <w:rtl w:val="0"/>
        </w:rPr>
        <w:t xml:space="preserve">Demonstrated interest:</w:t>
      </w:r>
    </w:p>
    <w:p w:rsidR="00000000" w:rsidDel="00000000" w:rsidP="00000000" w:rsidRDefault="00000000" w:rsidRPr="00000000" w14:paraId="00000030">
      <w:pPr>
        <w:rPr/>
      </w:pPr>
      <w:r w:rsidDel="00000000" w:rsidR="00000000" w:rsidRPr="00000000">
        <w:rPr>
          <w:rtl w:val="0"/>
        </w:rPr>
        <w:t xml:space="preserve">The overarching goal of the InVEST model suite is to “map and value the goods and services from nature that sustain and fulfill human life.” To date, InVEST models have enabled users to quantify several ecosystem services, for example, coastal flood mitigation, soil retention, and urban cooling. While these outputs can be used to infer potential benefits to human health, doing so requires users to possess domain-specific knowledge and access to external datasets that link environmental changes to health outcomes. This limits broader accessibility and undercuts the integrated decision-support value InVEST seeks to provide. The proposed Urban Mental Health Model aims to close this gap by directly estimating the relationship between urban nature and mental health outcomes. This is a timely and critical addition. Poor mental health imposes a substantial burden globally, with estimated costs reaching $5 trillion USD per year by 2019—approximately 3.8% of global GDP </w:t>
      </w:r>
      <w:hyperlink r:id="rId19">
        <w:r w:rsidDel="00000000" w:rsidR="00000000" w:rsidRPr="00000000">
          <w:rPr>
            <w:color w:val="1155cc"/>
            <w:u w:val="single"/>
            <w:vertAlign w:val="baseline"/>
            <w:rtl w:val="0"/>
          </w:rPr>
          <w:t xml:space="preserve">(Arias et al. 2022)</w:t>
        </w:r>
      </w:hyperlink>
      <w:r w:rsidDel="00000000" w:rsidR="00000000" w:rsidRPr="00000000">
        <w:rPr>
          <w:rtl w:val="0"/>
        </w:rPr>
        <w:t xml:space="preserve">—and this burden is expected to continue rising. Urban green space, including street tree biodiversity and neighborhood greenness, has been consistently linked to improved mental health outcomes, such as reduced antidepressant usage </w:t>
      </w:r>
      <w:hyperlink r:id="rId20">
        <w:r w:rsidDel="00000000" w:rsidR="00000000" w:rsidRPr="00000000">
          <w:rPr>
            <w:color w:val="1155cc"/>
            <w:u w:val="single"/>
            <w:vertAlign w:val="baseline"/>
            <w:rtl w:val="0"/>
          </w:rPr>
          <w:t xml:space="preserve">(Stenfors et al. 2024)</w:t>
        </w:r>
      </w:hyperlink>
      <w:r w:rsidDel="00000000" w:rsidR="00000000" w:rsidRPr="00000000">
        <w:rPr>
          <w:rtl w:val="0"/>
        </w:rPr>
        <w:t xml:space="preserve">. By modeling these relationships, the new InVEST module will allow planners, researchers, and decision-makers to quantify how investments in urban nature can mitigate mental health challenges at both neighborhood and city scales.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There is strong and growing interest in such a model, both within the Natural Capital Project and among external collaborators. Key urban planning and conservation questions—such as where changes in urban nature will influence mental health and whom they will benefit—can be addressed more directly with this tool. The preliminary framework has been applied to urban projects in Guangzhou </w:t>
      </w:r>
      <w:hyperlink r:id="rId21">
        <w:r w:rsidDel="00000000" w:rsidR="00000000" w:rsidRPr="00000000">
          <w:rPr>
            <w:color w:val="1155cc"/>
            <w:u w:val="single"/>
            <w:vertAlign w:val="baseline"/>
            <w:rtl w:val="0"/>
          </w:rPr>
          <w:t xml:space="preserve">(World Bank 2022)</w:t>
        </w:r>
      </w:hyperlink>
      <w:r w:rsidDel="00000000" w:rsidR="00000000" w:rsidRPr="00000000">
        <w:rPr>
          <w:rtl w:val="0"/>
        </w:rPr>
        <w:t xml:space="preserve">, San Francisco (on going), and Italy </w:t>
      </w:r>
      <w:hyperlink r:id="rId22">
        <w:r w:rsidDel="00000000" w:rsidR="00000000" w:rsidRPr="00000000">
          <w:rPr>
            <w:color w:val="1155cc"/>
            <w:u w:val="single"/>
            <w:vertAlign w:val="baseline"/>
            <w:rtl w:val="0"/>
          </w:rPr>
          <w:t xml:space="preserve">(Giannico et al. 2024)</w:t>
        </w:r>
      </w:hyperlink>
      <w:r w:rsidDel="00000000" w:rsidR="00000000" w:rsidRPr="00000000">
        <w:rPr>
          <w:rtl w:val="0"/>
        </w:rPr>
        <w:t xml:space="preserve">, and interest has expanded beyond our immediate network. For example, participants in InVEST training workshops in 2023 and 2024 from diverse global institutions expressed keen interest in the model’s release. Notably, there has been a formal request to include this model in the Global Gross Ecosystem Product (GEP) project led by Steve Polasky—a collaborative effort where we have committed to providing this functionality.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beta version of the model was previously developed by the urban team. While this version is functional and has been piloted in small-scale applications, it suffers from limited computational efficiency, unresolved bugs, and low transparency in implementation. As such, it is not yet suitable for wide-scale adoption or integration with the broader InVEST suite. There is a clear and pressing need for a robust, well-documented, and user-friendly version of the Urban Mental Health Model. Importantly, its development aligns with prior commitments we’ve made to funders and partners, and it represents a natural evolution of InVEST’s capacity to support equitable, health-oriented urban sustainability planning.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k8nkv9cjphhi" w:id="6"/>
      <w:bookmarkEnd w:id="6"/>
      <w:r w:rsidDel="00000000" w:rsidR="00000000" w:rsidRPr="00000000">
        <w:rPr>
          <w:rtl w:val="0"/>
        </w:rPr>
        <w:t xml:space="preserve">Credibility:</w:t>
      </w:r>
    </w:p>
    <w:p w:rsidR="00000000" w:rsidDel="00000000" w:rsidP="00000000" w:rsidRDefault="00000000" w:rsidRPr="00000000" w14:paraId="00000038">
      <w:pPr>
        <w:rPr/>
      </w:pPr>
      <w:r w:rsidDel="00000000" w:rsidR="00000000" w:rsidRPr="00000000">
        <w:rPr>
          <w:rtl w:val="0"/>
        </w:rPr>
        <w:t xml:space="preserve">The Urban Mental Health Model builds on a growing body of empirical evidence and has been developed and tested through multiple case studies, demonstrating both its scientific rigor and practical applicability.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model was first applied in a published case study in Italy </w:t>
      </w:r>
      <w:hyperlink r:id="rId23">
        <w:r w:rsidDel="00000000" w:rsidR="00000000" w:rsidRPr="00000000">
          <w:rPr>
            <w:color w:val="1155cc"/>
            <w:u w:val="single"/>
            <w:vertAlign w:val="baseline"/>
            <w:rtl w:val="0"/>
          </w:rPr>
          <w:t xml:space="preserve">(Giannico et al. 2024)</w:t>
        </w:r>
      </w:hyperlink>
      <w:r w:rsidDel="00000000" w:rsidR="00000000" w:rsidRPr="00000000">
        <w:rPr>
          <w:rtl w:val="0"/>
        </w:rPr>
        <w:t xml:space="preserve">, which estimated preventable premature deaths by increasing residential green space using open-access greenness data (e.g., NDVI). </w:t>
      </w:r>
      <w:commentRangeStart w:id="5"/>
      <w:commentRangeStart w:id="6"/>
      <w:r w:rsidDel="00000000" w:rsidR="00000000" w:rsidRPr="00000000">
        <w:rPr>
          <w:rtl w:val="0"/>
        </w:rPr>
        <w:t xml:space="preserve">This study supported the framework’s ability to quantify health outcomes from urban nature exposure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and was published in the high-impact journal Nature Communications, lending credibility to the model’s scientific foundations.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second case study—currently underway in San Francisco, USA and led by Yingjie Li—further refines the model to estimate preventable cases of depression and the associated avoided healthcare costs resulting from increased neighborhood greenness. This work builds upon the Italy framework with enhanced methods and a broader set of input variables. A manuscript describing this application is currently in preparation (Li et al., in prep.).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Additionally, an earlier version of the model was applied in Guangzhou, China </w:t>
      </w:r>
      <w:hyperlink r:id="rId24">
        <w:r w:rsidDel="00000000" w:rsidR="00000000" w:rsidRPr="00000000">
          <w:rPr>
            <w:color w:val="1155cc"/>
            <w:u w:val="single"/>
            <w:rtl w:val="0"/>
          </w:rPr>
          <w:t xml:space="preserve">(World Bank 2022)</w:t>
        </w:r>
      </w:hyperlink>
      <w:r w:rsidDel="00000000" w:rsidR="00000000" w:rsidRPr="00000000">
        <w:rPr>
          <w:rtl w:val="0"/>
        </w:rPr>
        <w:t xml:space="preserve">. That predecessor model used a fixed effect size derived from a single empirical study and was not capable of estimating preventable cases or monetized health benefits. In contrast, the current proposed model improves substantially upon this early version by incorporating a meta-analytic effect size from multiple studies, the ability to estimate spatially explicit preventable mental health cases, and integration of country-specific healthcare cost parameters for over 40 countries.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We are also working in collaboration with the NatCap TEEMs (The Earth-Economy Modelers) team at the University of Minnesota to ensure accurate and consistent incorporation of health cost indicators. These enhancements enable the model to support comparisons across different urban greening scenarios, providing planners and policymakers with actionable estimates of both health and economic co-benefits.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keepNext w:val="0"/>
        <w:keepLines w:val="0"/>
        <w:spacing w:before="240" w:lineRule="auto"/>
        <w:rPr>
          <w:b w:val="1"/>
          <w:bCs w:val="1"/>
          <w:sz w:val="38"/>
          <w:szCs w:val="38"/>
        </w:rPr>
      </w:pPr>
      <w:bookmarkStart w:colFirst="0" w:colLast="0" w:name="_6j8ofoe3v13b" w:id="7"/>
      <w:bookmarkEnd w:id="7"/>
      <w:r w:rsidDel="00000000" w:rsidR="00000000" w:rsidRPr="00000000">
        <w:rPr>
          <w:b w:val="1"/>
          <w:bCs w:val="1"/>
          <w:sz w:val="38"/>
          <w:szCs w:val="38"/>
          <w:rtl w:val="0"/>
        </w:rPr>
        <w:t xml:space="preserve">Support</w:t>
      </w:r>
    </w:p>
    <w:p w:rsidR="00000000" w:rsidDel="00000000" w:rsidP="00000000" w:rsidRDefault="00000000" w:rsidRPr="00000000" w14:paraId="00000043">
      <w:pPr>
        <w:rPr/>
      </w:pPr>
      <w:commentRangeStart w:id="7"/>
      <w:commentRangeStart w:id="8"/>
      <w:r w:rsidDel="00000000" w:rsidR="00000000" w:rsidRPr="00000000">
        <w:rPr>
          <w:rtl w:val="0"/>
        </w:rPr>
        <w:t xml:space="preserve">The Urban Mental Health Model is expected to require only minimal ongoing support, consistent with the maintenance needs of most InVEST models. Notably, the model's input data—such as LULC and demographic layers—are not expected to require frequent updates, enabling stable, long-term use without annual revisions.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We provided sample effect size data for depression and anxiety based on global meta-analyses. As time and funding permit, our team may expand this dataset. Users are encouraged to update the health effect size table to reflect other health indicators or incorporate more granular local data, allowing for flexible and context-specific applications.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 support user adoption, a new entry will be added to the InVEST User’s Guide, and a sample dataset—based on completed case studies such as San Francisco—can be provided to facilitate testing and </w:t>
      </w:r>
      <w:commentRangeStart w:id="9"/>
      <w:commentRangeStart w:id="10"/>
      <w:r w:rsidDel="00000000" w:rsidR="00000000" w:rsidRPr="00000000">
        <w:rPr>
          <w:rtl w:val="0"/>
        </w:rPr>
        <w:t xml:space="preserve">onboarding.</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Although the model has not yet been featured in formal training workshops, aside from general announcements about its development, dedicated training materials will be needed to support its inclusion in the InVEST MOOC and other educational or capacity-building sessions.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4by59akbjkpe" w:id="8"/>
      <w:bookmarkEnd w:id="8"/>
      <w:r w:rsidDel="00000000" w:rsidR="00000000" w:rsidRPr="00000000">
        <w:rPr>
          <w:rtl w:val="0"/>
        </w:rPr>
        <w:t xml:space="preserve">Specification</w:t>
      </w:r>
    </w:p>
    <w:p w:rsidR="00000000" w:rsidDel="00000000" w:rsidP="00000000" w:rsidRDefault="00000000" w:rsidRPr="00000000" w14:paraId="0000004A">
      <w:pPr>
        <w:pStyle w:val="Heading2"/>
        <w:rPr/>
      </w:pPr>
      <w:bookmarkStart w:colFirst="0" w:colLast="0" w:name="_laitz1szy4qa" w:id="9"/>
      <w:bookmarkEnd w:id="9"/>
      <w:r w:rsidDel="00000000" w:rsidR="00000000" w:rsidRPr="00000000">
        <w:rPr>
          <w:rtl w:val="0"/>
        </w:rPr>
        <w:t xml:space="preserve">Technical Details</w:t>
      </w:r>
    </w:p>
    <w:p w:rsidR="00000000" w:rsidDel="00000000" w:rsidP="00000000" w:rsidRDefault="00000000" w:rsidRPr="00000000" w14:paraId="0000004B">
      <w:pPr>
        <w:rPr/>
      </w:pPr>
      <w:r w:rsidDel="00000000" w:rsidR="00000000" w:rsidRPr="00000000">
        <w:rPr>
          <w:rtl w:val="0"/>
        </w:rPr>
        <w:t xml:space="preserve">The design document for the Urban Mental Health Model is available </w:t>
      </w:r>
      <w:hyperlink r:id="rId25">
        <w:r w:rsidDel="00000000" w:rsidR="00000000" w:rsidRPr="00000000">
          <w:rPr>
            <w:color w:val="1155cc"/>
            <w:u w:val="single"/>
            <w:rtl w:val="0"/>
          </w:rPr>
          <w:t xml:space="preserve">here (version for public comment)</w:t>
        </w:r>
      </w:hyperlink>
      <w:r w:rsidDel="00000000" w:rsidR="00000000" w:rsidRPr="00000000">
        <w:rPr>
          <w:rtl w:val="0"/>
        </w:rPr>
        <w:t xml:space="preserve">. This document outlines the conceptual framework, data requirements, and methodological steps of the model, using the San Francisco case study as a reference application. It serves as a foundational resource for understanding how the model links urban nature characteristics to population-level mental health indicators.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Both the model code and test dataset for the San Francisco case study are publicly available on GitHub:</w:t>
      </w:r>
      <w:r w:rsidDel="00000000" w:rsidR="00000000" w:rsidRPr="00000000">
        <w:rPr>
          <w:rtl w:val="0"/>
        </w:rPr>
        <w:t xml:space="preserve"> </w:t>
      </w:r>
      <w:hyperlink r:id="rId26">
        <w:r w:rsidDel="00000000" w:rsidR="00000000" w:rsidRPr="00000000">
          <w:rPr>
            <w:color w:val="1155cc"/>
            <w:u w:val="single"/>
            <w:rtl w:val="0"/>
          </w:rPr>
          <w:t xml:space="preserve">https://github.com/natcap/invest-mental-health</w:t>
        </w:r>
      </w:hyperlink>
      <w:r w:rsidDel="00000000" w:rsidR="00000000" w:rsidRPr="00000000">
        <w:rPr>
          <w:rtl w:val="0"/>
        </w:rPr>
        <w:t xml:space="preserve">. This repository includes a working prototype of the model and a curated data folder containing: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A data inventory README file describing each input dataset, including file name, format, description, source, spatial resolution, and any preprocessing steps.</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A list of sample data, including </w:t>
      </w:r>
    </w:p>
    <w:p w:rsidR="00000000" w:rsidDel="00000000" w:rsidP="00000000" w:rsidRDefault="00000000" w:rsidRPr="00000000" w14:paraId="00000051">
      <w:pPr>
        <w:numPr>
          <w:ilvl w:val="1"/>
          <w:numId w:val="2"/>
        </w:numPr>
        <w:ind w:left="1440" w:hanging="360"/>
        <w:rPr>
          <w:u w:val="none"/>
        </w:rPr>
      </w:pPr>
      <w:r w:rsidDel="00000000" w:rsidR="00000000" w:rsidRPr="00000000">
        <w:rPr>
          <w:rtl w:val="0"/>
        </w:rPr>
        <w:t xml:space="preserve">Administrative boundaries at the district level (e.g., census tract).</w:t>
      </w:r>
    </w:p>
    <w:p w:rsidR="00000000" w:rsidDel="00000000" w:rsidP="00000000" w:rsidRDefault="00000000" w:rsidRPr="00000000" w14:paraId="00000052">
      <w:pPr>
        <w:numPr>
          <w:ilvl w:val="1"/>
          <w:numId w:val="2"/>
        </w:numPr>
        <w:ind w:left="1440" w:hanging="360"/>
        <w:rPr>
          <w:u w:val="none"/>
        </w:rPr>
      </w:pPr>
      <w:r w:rsidDel="00000000" w:rsidR="00000000" w:rsidRPr="00000000">
        <w:rPr>
          <w:rtl w:val="0"/>
        </w:rPr>
        <w:t xml:space="preserve">LULC rasters and LULC attribute table distinguishing multiple types of land covers.</w:t>
      </w:r>
    </w:p>
    <w:p w:rsidR="00000000" w:rsidDel="00000000" w:rsidP="00000000" w:rsidRDefault="00000000" w:rsidRPr="00000000" w14:paraId="00000053">
      <w:pPr>
        <w:numPr>
          <w:ilvl w:val="1"/>
          <w:numId w:val="2"/>
        </w:numPr>
        <w:ind w:left="1440" w:hanging="360"/>
        <w:rPr>
          <w:u w:val="none"/>
        </w:rPr>
      </w:pPr>
      <w:r w:rsidDel="00000000" w:rsidR="00000000" w:rsidRPr="00000000">
        <w:rPr>
          <w:rtl w:val="0"/>
        </w:rPr>
        <w:t xml:space="preserve">NDVI rasters and a Google Earth Engine script for generating NDVI rasters from the Landsat image collection (1986–present). </w:t>
      </w:r>
    </w:p>
    <w:p w:rsidR="00000000" w:rsidDel="00000000" w:rsidP="00000000" w:rsidRDefault="00000000" w:rsidRPr="00000000" w14:paraId="00000054">
      <w:pPr>
        <w:numPr>
          <w:ilvl w:val="1"/>
          <w:numId w:val="2"/>
        </w:numPr>
        <w:ind w:left="1440" w:hanging="360"/>
      </w:pPr>
      <w:r w:rsidDel="00000000" w:rsidR="00000000" w:rsidRPr="00000000">
        <w:rPr>
          <w:rtl w:val="0"/>
        </w:rPr>
        <w:t xml:space="preserve">Population data to allow spatial weighting of mental health outcomes;</w:t>
      </w:r>
    </w:p>
    <w:p w:rsidR="00000000" w:rsidDel="00000000" w:rsidP="00000000" w:rsidRDefault="00000000" w:rsidRPr="00000000" w14:paraId="00000055">
      <w:pPr>
        <w:numPr>
          <w:ilvl w:val="1"/>
          <w:numId w:val="2"/>
        </w:numPr>
        <w:ind w:left="1440" w:hanging="360"/>
        <w:rPr>
          <w:u w:val="none"/>
        </w:rPr>
      </w:pPr>
      <w:r w:rsidDel="00000000" w:rsidR="00000000" w:rsidRPr="00000000">
        <w:rPr>
          <w:rtl w:val="0"/>
        </w:rPr>
        <w:t xml:space="preserve">Health effect size table</w:t>
      </w:r>
    </w:p>
    <w:p w:rsidR="00000000" w:rsidDel="00000000" w:rsidP="00000000" w:rsidRDefault="00000000" w:rsidRPr="00000000" w14:paraId="00000056">
      <w:pPr>
        <w:numPr>
          <w:ilvl w:val="1"/>
          <w:numId w:val="2"/>
        </w:numPr>
        <w:ind w:left="1440" w:hanging="360"/>
        <w:rPr>
          <w:u w:val="none"/>
        </w:rPr>
      </w:pPr>
      <w:r w:rsidDel="00000000" w:rsidR="00000000" w:rsidRPr="00000000">
        <w:rPr>
          <w:rtl w:val="0"/>
        </w:rPr>
        <w:t xml:space="preserve">Baseline health prevalence rate data</w:t>
      </w:r>
    </w:p>
    <w:p w:rsidR="00000000" w:rsidDel="00000000" w:rsidP="00000000" w:rsidRDefault="00000000" w:rsidRPr="00000000" w14:paraId="00000057">
      <w:pPr>
        <w:numPr>
          <w:ilvl w:val="1"/>
          <w:numId w:val="2"/>
        </w:numPr>
        <w:ind w:left="1440" w:hanging="360"/>
        <w:rPr>
          <w:u w:val="none"/>
        </w:rPr>
      </w:pPr>
      <w:r w:rsidDel="00000000" w:rsidR="00000000" w:rsidRPr="00000000">
        <w:rPr>
          <w:rtl w:val="0"/>
        </w:rPr>
        <w:t xml:space="preserve">Health cost rate data.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Together, these materials provide a transparent and reproducible example for testing and adapting the model in other urban contexts.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tbdgjbaobltj" w:id="10"/>
      <w:bookmarkEnd w:id="10"/>
      <w:commentRangeStart w:id="11"/>
      <w:commentRangeStart w:id="12"/>
      <w:commentRangeStart w:id="13"/>
      <w:commentRangeStart w:id="14"/>
      <w:r w:rsidDel="00000000" w:rsidR="00000000" w:rsidRPr="00000000">
        <w:rPr>
          <w:rtl w:val="0"/>
        </w:rPr>
        <w:t xml:space="preserve">Documentation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InVEST User Guide will be provided once the design document is approved by PSC.</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A presentation (PowerPoint) will be provided for training material and graphics.</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2"/>
        <w:rPr/>
      </w:pPr>
      <w:bookmarkStart w:colFirst="0" w:colLast="0" w:name="_t2y1uf8m0fjq" w:id="11"/>
      <w:bookmarkEnd w:id="11"/>
      <w:commentRangeStart w:id="15"/>
      <w:commentRangeStart w:id="16"/>
      <w:commentRangeStart w:id="17"/>
      <w:commentRangeStart w:id="18"/>
      <w:r w:rsidDel="00000000" w:rsidR="00000000" w:rsidRPr="00000000">
        <w:rPr>
          <w:rtl w:val="0"/>
        </w:rPr>
        <w:t xml:space="preserve">Sample data</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Sample data and related documentation (data sources, location of study area) will be provided by </w:t>
      </w:r>
      <w:hyperlink r:id="rId27">
        <w:r w:rsidDel="00000000" w:rsidR="00000000" w:rsidRPr="00000000">
          <w:rPr>
            <w:color w:val="0000ee"/>
            <w:u w:val="single"/>
            <w:rtl w:val="0"/>
          </w:rPr>
          <w:t xml:space="preserve">Yingjie Li</w:t>
        </w:r>
      </w:hyperlink>
      <w:r w:rsidDel="00000000" w:rsidR="00000000" w:rsidRPr="00000000">
        <w:rPr>
          <w:rtl w:val="0"/>
        </w:rPr>
        <w:t xml:space="preserve">. </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5opr7uwmn7gz" w:id="12"/>
      <w:bookmarkEnd w:id="12"/>
      <w:r w:rsidDel="00000000" w:rsidR="00000000" w:rsidRPr="00000000">
        <w:rPr>
          <w:rtl w:val="0"/>
        </w:rPr>
        <w:t xml:space="preserve">References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28">
        <w:r w:rsidDel="00000000" w:rsidR="00000000" w:rsidRPr="00000000">
          <w:rPr>
            <w:shd w:fill="auto" w:val="clear"/>
            <w:vertAlign w:val="baseline"/>
            <w:rtl w:val="0"/>
          </w:rPr>
          <w:t xml:space="preserve">Arias D, Saxena S, Verguet S (2022) Quantifying the global burden of mental disorders and their economic value. eClinicalMedicine 54:. https://doi.org/10.1016/j.eclinm.2022.101675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29">
        <w:r w:rsidDel="00000000" w:rsidR="00000000" w:rsidRPr="00000000">
          <w:rPr>
            <w:shd w:fill="auto" w:val="clear"/>
            <w:vertAlign w:val="baseline"/>
            <w:rtl w:val="0"/>
          </w:rPr>
          <w:t xml:space="preserve">Bratman GN, Anderson CB, Berman MG, et al (2019) Nature and mental health: An ecosystem service perspective. Science Advances 5:eaax0903. https://doi.org/10.1126/sciadv.aax0903</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0">
        <w:r w:rsidDel="00000000" w:rsidR="00000000" w:rsidRPr="00000000">
          <w:rPr>
            <w:shd w:fill="auto" w:val="clear"/>
            <w:vertAlign w:val="baseline"/>
            <w:rtl w:val="0"/>
          </w:rPr>
          <w:t xml:space="preserve">Giannico OV, Sardone R, Bisceglia L, et al (2024) The mortality impacts of greening Italy. Nat Commun 15:10452. https://doi.org/10.1038/s41467-024-54388-7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1">
        <w:r w:rsidDel="00000000" w:rsidR="00000000" w:rsidRPr="00000000">
          <w:rPr>
            <w:shd w:fill="auto" w:val="clear"/>
            <w:vertAlign w:val="baseline"/>
            <w:rtl w:val="0"/>
          </w:rPr>
          <w:t xml:space="preserve">Liu Z, Chen X, Cui H, et al (2023) Green space exposure on depression and anxiety outcomes: A meta-analysis. Environmental Research 231:116303. https://doi.org/10.1016/j.envres.2023.116303</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2">
        <w:r w:rsidDel="00000000" w:rsidR="00000000" w:rsidRPr="00000000">
          <w:rPr>
            <w:shd w:fill="auto" w:val="clear"/>
            <w:vertAlign w:val="baseline"/>
            <w:rtl w:val="0"/>
          </w:rPr>
          <w:t xml:space="preserve">Rojas-Rueda D, Nieuwenhuijsen MJ, Gascon M, et al (2019) Green spaces and mortality: a systematic review and meta-analysis of cohort studies. The Lancet Planetary Health 3:e469–e477. https://doi.org/10.1016/S2542-5196(19)30215-3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3">
        <w:r w:rsidDel="00000000" w:rsidR="00000000" w:rsidRPr="00000000">
          <w:rPr>
            <w:shd w:fill="auto" w:val="clear"/>
            <w:vertAlign w:val="baseline"/>
            <w:rtl w:val="0"/>
          </w:rPr>
          <w:t xml:space="preserve">Stenfors CUD, Rådmark L, Stengård J, et al (2024) More green, less depressed: Residential greenspace is associated with lower antidepressant redemptions in a nationwide population-based study. Landscape and Urban Planning 249:105109. https://doi.org/10.1016/j.landurbplan.2024.105109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hyperlink r:id="rId34">
        <w:r w:rsidDel="00000000" w:rsidR="00000000" w:rsidRPr="00000000">
          <w:rPr>
            <w:shd w:fill="auto" w:val="clear"/>
            <w:vertAlign w:val="baseline"/>
            <w:rtl w:val="0"/>
          </w:rPr>
          <w:t xml:space="preserve">World Bank (2022) Assessment of Key Ecosystem Services Provided by the Haizhu National Wetland Park in Guangzhou, China. World Bank, Washington, DC</w:t>
        </w:r>
      </w:hyperlink>
      <w:r w:rsidDel="00000000" w:rsidR="00000000" w:rsidRPr="00000000">
        <w:rPr>
          <w:rtl w:val="0"/>
        </w:rPr>
      </w:r>
    </w:p>
    <w:p w:rsidR="00000000" w:rsidDel="00000000" w:rsidP="00000000" w:rsidRDefault="00000000" w:rsidRPr="00000000" w14:paraId="0000006A">
      <w:pPr>
        <w:ind w:left="720" w:hanging="720"/>
        <w:rPr/>
      </w:pPr>
      <w:r w:rsidDel="00000000" w:rsidR="00000000" w:rsidRPr="00000000">
        <w:rPr>
          <w:rtl w:val="0"/>
        </w:rPr>
      </w:r>
    </w:p>
    <w:p w:rsidR="00000000" w:rsidDel="00000000" w:rsidP="00000000" w:rsidRDefault="00000000" w:rsidRPr="00000000" w14:paraId="0000006B">
      <w:pPr>
        <w:ind w:left="720" w:hanging="720"/>
        <w:rPr>
          <w:highlight w:val="yellow"/>
        </w:rPr>
      </w:pPr>
      <w:r w:rsidDel="00000000" w:rsidR="00000000" w:rsidRPr="00000000">
        <w:rPr>
          <w:highlight w:val="yellow"/>
          <w:rtl w:val="0"/>
        </w:rPr>
        <w:t xml:space="preserve">## manually added references later</w:t>
      </w:r>
    </w:p>
    <w:p w:rsidR="00000000" w:rsidDel="00000000" w:rsidP="00000000" w:rsidRDefault="00000000" w:rsidRPr="00000000" w14:paraId="0000006C">
      <w:pPr>
        <w:ind w:left="720" w:hanging="720"/>
        <w:rPr/>
      </w:pPr>
      <w:r w:rsidDel="00000000" w:rsidR="00000000" w:rsidRPr="00000000">
        <w:rPr>
          <w:rtl w:val="0"/>
        </w:rPr>
        <w:t xml:space="preserve">Li, Y., Mao, Y., Mandle, L., Rydström, A., Remme, R., Lan, X., Wu, T., Song, C., Lu, Y., Nadeau, K., Meyer-Lindenberg, A., Daily, G., Guerry, A. (2025) Global meta-analysis reveals broad spectrum mental health benefits of urban nature exposure. Nature Cities.</w:t>
      </w:r>
      <w:r w:rsidDel="00000000" w:rsidR="00000000" w:rsidRPr="00000000">
        <w:rPr>
          <w:rtl w:val="0"/>
        </w:rPr>
      </w:r>
    </w:p>
    <w:sectPr>
      <w:headerReference r:id="rId35" w:type="default"/>
      <w:footerReference r:id="rId3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acie Ann Wolny" w:id="15" w:date="2025-06-09T18:06:27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 idea: I've created training sample data for Urban Cooling, Nature Access and Flood Risk (not yet stormwater) that's all in the same area of interest (Minnesota, based on the original UC sample data area). How would you feel about creating sample data for Mental Health that is also in this AOI? I do understand that you've probably put a lot of effort into the SF data already so might want to use it.</w:t>
      </w:r>
    </w:p>
  </w:comment>
  <w:comment w:author="Yingjie Li" w:id="16" w:date="2025-06-18T17:57:16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suggestion--I have discussed with the team and this is doable, but the team also talked about  "diversity"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Yingjie Li reacted with 😄 at 2025-06-18 17:57 PM</w:t>
      </w:r>
    </w:p>
  </w:comment>
  <w:comment w:author="Stacie Ann Wolny" w:id="17" w:date="2025-06-18T19:53:41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there are benefits to each. My main concern is that we provide good sample data, which we are highly variable at. So a warning that I'll be pushing for some serious alpha- and beta-testing of the sample data for this model! :-)</w:t>
      </w:r>
    </w:p>
  </w:comment>
  <w:comment w:author="Yingjie Li" w:id="18" w:date="2025-06-23T22:04:05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fully support this. We will be working on a manuscript by testing the model across several (US or global) cities, and we can definitely include the twin cities. I did a bit exploration and was wondering which urban boundary to use -- the Metropolitan area or Urban Area, or the Places (all of the three are provided by the US Census) -  if Minneapolis, I found the Places data align with the boundary better.</w:t>
      </w:r>
    </w:p>
  </w:comment>
  <w:comment w:author="Anders Rydstrom" w:id="0" w:date="2025-06-05T20:28:53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plan is to include mortality estimates later maybe its better to to call the model "InVEST Urban Health Model" this allows us to add morality later. Otherwise we will have to models, one health and one mental health model?</w:t>
      </w:r>
    </w:p>
  </w:comment>
  <w:comment w:author="Yingjie Li" w:id="1" w:date="2025-06-06T16:49:02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makes sense to use one "health model" to cover both aspects. I'll leave these comments for further group decision.</w:t>
      </w:r>
    </w:p>
  </w:comment>
  <w:comment w:author="David M Fisher" w:id="9" w:date="2025-06-17T19:48:55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know from recent interviews with invest users that being able to see (with graphics) how model results are presented and interpreted in a case-study would be a big help for people learning a new model, or deciding if the model will meet their needs.</w:t>
      </w:r>
    </w:p>
  </w:comment>
  <w:comment w:author="Yingjie Li" w:id="10" w:date="2025-06-18T17:54:56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sharing this and we will make sure to include this in our case study</w:t>
      </w:r>
    </w:p>
  </w:comment>
  <w:comment w:author="David M Fisher" w:id="7" w:date="2025-06-17T19:46:22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the data on effect-sizes? I imagine the global numbers may get re-analyzed and updated over time. We know from experience with other models that provide global data (Rec, CV), users will request updates after a few years.</w:t>
      </w:r>
    </w:p>
  </w:comment>
  <w:comment w:author="Yingjie Li" w:id="8" w:date="2025-06-18T17:48:38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certainly do this for users but We will ask users to update the effect sizes for their own study area or time of interest (they can update the effect size attribute table). A short clarification paragraph was added to this section.</w:t>
      </w:r>
    </w:p>
  </w:comment>
  <w:comment w:author="Anders Rydstrom" w:id="4" w:date="2025-06-05T21:08:2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think about where and when we use mortality since its not really a mental health outcome.</w:t>
      </w:r>
    </w:p>
  </w:comment>
  <w:comment w:author="Stacie Ann Wolny" w:id="11" w:date="2025-06-09T11:44:28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thinking of all of this. A plug for providing documentation and sample data for beta (even alpha) testing to internal users. And a reminder that it's useful to create graphics in PPT, both so that they can be updated over time, and so text can be translated into Chinese and Spanish versions of the User Guide.</w:t>
      </w:r>
    </w:p>
  </w:comment>
  <w:comment w:author="Yingjie Li" w:id="12" w:date="2025-06-18T17:55:12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tacie Ann Wolny" w:id="13" w:date="2025-06-23T17:44:01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what it's worth, I'd be very happy to support the creation of user-friendly documentation and sample data, so hit me up for input and/or assistance when you get to that point.</w:t>
      </w:r>
    </w:p>
  </w:comment>
  <w:comment w:author="Yingjie Li" w:id="14" w:date="2025-06-23T22:06:06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offering your help! Looking forward to working with you on this! I will share more details with you on the case study.</w:t>
      </w:r>
    </w:p>
  </w:comment>
  <w:comment w:author="Anders Rydstrom" w:id="2" w:date="2025-06-05T21:14:20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wondering if its not prevalent rates for mental health outcomes we have here?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Prevalence = the number of cases of a disease in a specific population at a particular timepoint (for example 2023)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Incidence = the rate of new cases of a disease occurring in a specific population over a particular period of time (for example 2009 to 2010</w:t>
      </w:r>
    </w:p>
  </w:comment>
  <w:comment w:author="Yingjie Li" w:id="3" w:date="2025-06-06T16:47:22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catch! I have temporarily changed the term to "prevalence rate" but as we discussed, it might also make sense using incidence. Let's keep this comment for further group discussion.</w:t>
      </w:r>
    </w:p>
  </w:comment>
  <w:comment w:author="Stacie Ann Wolny" w:id="5" w:date="2025-06-09T11:28:26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of validation, is there a recommended way for users to validate their own model results?</w:t>
      </w:r>
    </w:p>
  </w:comment>
  <w:comment w:author="Yingjie Li" w:id="6" w:date="2025-06-18T17:46:06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seems not the right term here and it has been changed to "supported". I don't think it is possible to do validation for the model, unless we can leverage natural experiments (e.g., a new park were built in a neighborhood) and see the change in mental health cases in reality.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i w:val="1"/>
        <w:iCs w:val="1"/>
        <w:color w:val="666666"/>
        <w:sz w:val="20"/>
        <w:szCs w:val="20"/>
      </w:rPr>
    </w:pPr>
    <w:r w:rsidDel="00000000" w:rsidR="00000000" w:rsidRPr="00000000">
      <w:rPr>
        <w:i w:val="1"/>
        <w:iCs w:val="1"/>
        <w:color w:val="666666"/>
        <w:sz w:val="20"/>
        <w:szCs w:val="20"/>
        <w:rtl w:val="0"/>
      </w:rPr>
      <w:t xml:space="preserve">Page </w:t>
    </w:r>
    <w:r w:rsidDel="00000000" w:rsidR="00000000" w:rsidRPr="00000000">
      <w:rPr>
        <w:i w:val="1"/>
        <w:iCs w:val="1"/>
        <w:color w:val="666666"/>
        <w:sz w:val="20"/>
        <w:szCs w:val="20"/>
      </w:rPr>
      <w:fldChar w:fldCharType="begin"/>
      <w:instrText xml:space="preserve">PAGE</w:instrText>
      <w:fldChar w:fldCharType="separate"/>
      <w:fldChar w:fldCharType="end"/>
    </w:r>
    <w:r w:rsidDel="00000000" w:rsidR="00000000" w:rsidRPr="00000000">
      <w:rPr>
        <w:i w:val="1"/>
        <w:iCs w:val="1"/>
        <w:color w:val="666666"/>
        <w:sz w:val="20"/>
        <w:szCs w:val="20"/>
        <w:rtl w:val="0"/>
      </w:rPr>
      <w:t xml:space="preserve"> / </w:t>
    </w:r>
    <w:r w:rsidDel="00000000" w:rsidR="00000000" w:rsidRPr="00000000">
      <w:rPr>
        <w:i w:val="1"/>
        <w:iCs w:val="1"/>
        <w:color w:val="666666"/>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color w:val="666666"/>
      </w:rPr>
    </w:pPr>
    <w:r w:rsidDel="00000000" w:rsidR="00000000" w:rsidRPr="00000000">
      <w:rPr>
        <w:color w:val="666666"/>
        <w:rtl w:val="0"/>
      </w:rPr>
      <w:t xml:space="preserve">Version 1.0 approved by PSC on Nov. 28, 2023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76" w:lineRule="auto"/>
    </w:pPr>
    <w:rPr>
      <w:b w:val="1"/>
      <w:bCs w:val="1"/>
      <w:sz w:val="38"/>
      <w:szCs w:val="38"/>
    </w:rPr>
  </w:style>
  <w:style w:type="paragraph" w:styleId="Heading2">
    <w:name w:val="heading 2"/>
    <w:basedOn w:val="Normal"/>
    <w:next w:val="Normal"/>
    <w:pPr>
      <w:keepNext w:val="1"/>
      <w:keepLines w:val="1"/>
      <w:spacing w:after="80" w:before="160" w:lineRule="auto"/>
    </w:pPr>
    <w:rPr>
      <w:b w:val="1"/>
      <w:bCs w:val="1"/>
      <w:i w:val="1"/>
      <w:iCs w:val="1"/>
      <w:sz w:val="24"/>
      <w:szCs w:val="24"/>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240" w:before="240" w:lineRule="auto"/>
    </w:pPr>
    <w:rPr>
      <w:sz w:val="48"/>
      <w:szCs w:val="48"/>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4MfSsr" TargetMode="External"/><Relationship Id="rId22" Type="http://schemas.openxmlformats.org/officeDocument/2006/relationships/hyperlink" Target="https://www.zotero.org/google-docs/?XfGr83" TargetMode="External"/><Relationship Id="rId21" Type="http://schemas.openxmlformats.org/officeDocument/2006/relationships/hyperlink" Target="https://www.zotero.org/google-docs/?S7hbhx" TargetMode="External"/><Relationship Id="rId24" Type="http://schemas.openxmlformats.org/officeDocument/2006/relationships/hyperlink" Target="https://www.zotero.org/google-docs/?k3kdyq" TargetMode="External"/><Relationship Id="rId23" Type="http://schemas.openxmlformats.org/officeDocument/2006/relationships/hyperlink" Target="https://www.zotero.org/google-docs/?rR76WQ"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yingjieli@stanford.edu" TargetMode="External"/><Relationship Id="rId26" Type="http://schemas.openxmlformats.org/officeDocument/2006/relationships/hyperlink" Target="https://github.com/natcap/invest-mental-health" TargetMode="External"/><Relationship Id="rId25" Type="http://schemas.openxmlformats.org/officeDocument/2006/relationships/hyperlink" Target="https://docs.google.com/document/d/1B68zhzlO5tY0L8uDSnFGt1CxBpBEjGu6J2_7XAxfV9k/edit?usp=sharing" TargetMode="External"/><Relationship Id="rId28" Type="http://schemas.openxmlformats.org/officeDocument/2006/relationships/hyperlink" Target="https://www.zotero.org/google-docs/?ouZCCy" TargetMode="External"/><Relationship Id="rId27" Type="http://schemas.openxmlformats.org/officeDocument/2006/relationships/hyperlink" Target="mailto:YingjieLi.edu@gmail.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zotero.org/google-docs/?ouZCCy" TargetMode="External"/><Relationship Id="rId7" Type="http://schemas.openxmlformats.org/officeDocument/2006/relationships/hyperlink" Target="https://docs.google.com/document/d/1GOZKXsNfP7PHTjhKRgzx6bmcJHwOloyrSDvkOfx7fhk/edit?usp=sharing" TargetMode="External"/><Relationship Id="rId8" Type="http://schemas.openxmlformats.org/officeDocument/2006/relationships/hyperlink" Target="https://docs.google.com/document/d/1B68zhzlO5tY0L8uDSnFGt1CxBpBEjGu6J2_7XAxfV9k/edit?tab=t.0#heading=h.vsijrtspqxmh" TargetMode="External"/><Relationship Id="rId31" Type="http://schemas.openxmlformats.org/officeDocument/2006/relationships/hyperlink" Target="https://www.zotero.org/google-docs/?ouZCCy" TargetMode="External"/><Relationship Id="rId30" Type="http://schemas.openxmlformats.org/officeDocument/2006/relationships/hyperlink" Target="https://www.zotero.org/google-docs/?ouZCCy" TargetMode="External"/><Relationship Id="rId11" Type="http://schemas.openxmlformats.org/officeDocument/2006/relationships/hyperlink" Target="mailto:yougengl@stanford.edu" TargetMode="External"/><Relationship Id="rId33" Type="http://schemas.openxmlformats.org/officeDocument/2006/relationships/hyperlink" Target="https://www.zotero.org/google-docs/?ouZCCy" TargetMode="External"/><Relationship Id="rId10" Type="http://schemas.openxmlformats.org/officeDocument/2006/relationships/hyperlink" Target="mailto:anders.rydstrom@stanford.edu" TargetMode="External"/><Relationship Id="rId32" Type="http://schemas.openxmlformats.org/officeDocument/2006/relationships/hyperlink" Target="https://www.zotero.org/google-docs/?ouZCCy" TargetMode="External"/><Relationship Id="rId13" Type="http://schemas.openxmlformats.org/officeDocument/2006/relationships/hyperlink" Target="mailto:lmandle@stanford.edu" TargetMode="External"/><Relationship Id="rId35" Type="http://schemas.openxmlformats.org/officeDocument/2006/relationships/header" Target="header1.xml"/><Relationship Id="rId12" Type="http://schemas.openxmlformats.org/officeDocument/2006/relationships/hyperlink" Target="mailto:anne.guerry@stanford.edu" TargetMode="External"/><Relationship Id="rId34" Type="http://schemas.openxmlformats.org/officeDocument/2006/relationships/hyperlink" Target="https://www.zotero.org/google-docs/?ouZCCy" TargetMode="External"/><Relationship Id="rId15" Type="http://schemas.openxmlformats.org/officeDocument/2006/relationships/hyperlink" Target="https://www.zotero.org/google-docs/?UdWRjb" TargetMode="External"/><Relationship Id="rId14" Type="http://schemas.openxmlformats.org/officeDocument/2006/relationships/hyperlink" Target="https://www.zotero.org/google-docs/?qmGvGj" TargetMode="External"/><Relationship Id="rId36" Type="http://schemas.openxmlformats.org/officeDocument/2006/relationships/footer" Target="footer1.xml"/><Relationship Id="rId17" Type="http://schemas.openxmlformats.org/officeDocument/2006/relationships/hyperlink" Target="https://www.zotero.org/google-docs/?wMb8gY" TargetMode="External"/><Relationship Id="rId16" Type="http://schemas.openxmlformats.org/officeDocument/2006/relationships/hyperlink" Target="https://docs.google.com/document/d/1B68zhzlO5tY0L8uDSnFGt1CxBpBEjGu6J2_7XAxfV9k/edit?tab=t.0#heading=h.vsijrtspqxmh" TargetMode="External"/><Relationship Id="rId19" Type="http://schemas.openxmlformats.org/officeDocument/2006/relationships/hyperlink" Target="https://www.zotero.org/google-docs/?4wI9bc" TargetMode="External"/><Relationship Id="rId18" Type="http://schemas.openxmlformats.org/officeDocument/2006/relationships/hyperlink" Target="https://www.zotero.org/google-docs/?1xcg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