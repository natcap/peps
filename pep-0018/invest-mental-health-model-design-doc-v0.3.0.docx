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g60p2czv3bh" w:id="0"/>
      <w:bookmarkEnd w:id="0"/>
      <w:r w:rsidDel="00000000" w:rsidR="00000000" w:rsidRPr="00000000">
        <w:rPr>
          <w:rtl w:val="0"/>
        </w:rPr>
        <w:t xml:space="preserve">Design Document </w:t>
      </w:r>
    </w:p>
    <w:p w:rsidR="00000000" w:rsidDel="00000000" w:rsidP="00000000" w:rsidRDefault="00000000" w:rsidRPr="00000000" w14:paraId="00000002">
      <w:pPr>
        <w:pStyle w:val="Title"/>
        <w:rPr/>
      </w:pPr>
      <w:bookmarkStart w:colFirst="0" w:colLast="0" w:name="_wtxvpmulz3nb" w:id="1"/>
      <w:bookmarkEnd w:id="1"/>
      <w:r w:rsidDel="00000000" w:rsidR="00000000" w:rsidRPr="00000000">
        <w:rPr>
          <w:rtl w:val="0"/>
        </w:rPr>
        <w:t xml:space="preserve">InVEST </w:t>
      </w:r>
      <w:commentRangeStart w:id="0"/>
      <w:commentRangeStart w:id="1"/>
      <w:r w:rsidDel="00000000" w:rsidR="00000000" w:rsidRPr="00000000">
        <w:rPr>
          <w:rtl w:val="0"/>
        </w:rPr>
        <w:t xml:space="preserve">Urban H</w:t>
      </w:r>
      <w:r w:rsidDel="00000000" w:rsidR="00000000" w:rsidRPr="00000000">
        <w:rPr>
          <w:rtl w:val="0"/>
        </w:rPr>
        <w:t xml:space="preserve">ealth Model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Link to </w:t>
      </w:r>
      <w:hyperlink r:id="rId7">
        <w:r w:rsidDel="00000000" w:rsidR="00000000" w:rsidRPr="00000000">
          <w:rPr>
            <w:color w:val="0000ee"/>
            <w:u w:val="single"/>
            <w:rtl w:val="0"/>
          </w:rPr>
          <w:t xml:space="preserve">PEP Urban Mental Health Model</w:t>
        </w:r>
      </w:hyperlink>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v0.1.0: </w:t>
      </w:r>
      <w:r w:rsidDel="00000000" w:rsidR="00000000" w:rsidRPr="00000000">
        <w:rPr>
          <w:rtl w:val="0"/>
        </w:rPr>
        <w:t xml:space="preserve">2023-05-18</w:t>
      </w:r>
      <w:r w:rsidDel="00000000" w:rsidR="00000000" w:rsidRPr="00000000">
        <w:rPr>
          <w:rtl w:val="0"/>
        </w:rPr>
        <w:t xml:space="preserve"> – first draft </w:t>
      </w:r>
    </w:p>
    <w:p w:rsidR="00000000" w:rsidDel="00000000" w:rsidP="00000000" w:rsidRDefault="00000000" w:rsidRPr="00000000" w14:paraId="00000008">
      <w:pPr>
        <w:rPr/>
      </w:pPr>
      <w:r w:rsidDel="00000000" w:rsidR="00000000" w:rsidRPr="00000000">
        <w:rPr>
          <w:rtl w:val="0"/>
        </w:rPr>
        <w:t xml:space="preserve">v0.2.0: </w:t>
      </w:r>
      <w:r w:rsidDel="00000000" w:rsidR="00000000" w:rsidRPr="00000000">
        <w:rPr>
          <w:rtl w:val="0"/>
        </w:rPr>
        <w:t xml:space="preserve">2024-06-02</w:t>
      </w:r>
      <w:r w:rsidDel="00000000" w:rsidR="00000000" w:rsidRPr="00000000">
        <w:rPr>
          <w:rtl w:val="0"/>
        </w:rPr>
        <w:t xml:space="preserve"> – group edits</w:t>
      </w:r>
    </w:p>
    <w:p w:rsidR="00000000" w:rsidDel="00000000" w:rsidP="00000000" w:rsidRDefault="00000000" w:rsidRPr="00000000" w14:paraId="00000009">
      <w:pPr>
        <w:rPr/>
      </w:pPr>
      <w:r w:rsidDel="00000000" w:rsidR="00000000" w:rsidRPr="00000000">
        <w:rPr>
          <w:rtl w:val="0"/>
        </w:rPr>
        <w:t xml:space="preserve">v0.3.0: </w:t>
      </w:r>
      <w:r w:rsidDel="00000000" w:rsidR="00000000" w:rsidRPr="00000000">
        <w:rPr>
          <w:rtl w:val="0"/>
        </w:rPr>
        <w:t xml:space="preserve">2025-05-10</w:t>
      </w:r>
      <w:r w:rsidDel="00000000" w:rsidR="00000000" w:rsidRPr="00000000">
        <w:rPr>
          <w:rtl w:val="0"/>
        </w:rPr>
        <w:t xml:space="preserve"> – update with simplification after 2025 Olympics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Last update: </w:t>
      </w:r>
      <w:r w:rsidDel="00000000" w:rsidR="00000000" w:rsidRPr="00000000">
        <w:rPr>
          <w:rtl w:val="0"/>
        </w:rPr>
        <w:t xml:space="preserve">2025-05-27</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Draft &amp; revised by </w:t>
      </w:r>
      <w:hyperlink r:id="rId8">
        <w:r w:rsidDel="00000000" w:rsidR="00000000" w:rsidRPr="00000000">
          <w:rPr>
            <w:color w:val="0000ee"/>
            <w:u w:val="single"/>
            <w:rtl w:val="0"/>
          </w:rPr>
          <w:t xml:space="preserve">Yingjie Li</w:t>
        </w:r>
      </w:hyperlink>
      <w:r w:rsidDel="00000000" w:rsidR="00000000" w:rsidRPr="00000000">
        <w:rPr>
          <w:rtl w:val="0"/>
        </w:rPr>
        <w:t xml:space="preserve">, building on earlier work by Bratman, Lawler, Wheeler, Roy Remme et al.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Earlier work for reference:</w:t>
      </w:r>
    </w:p>
    <w:p w:rsidR="00000000" w:rsidDel="00000000" w:rsidP="00000000" w:rsidRDefault="00000000" w:rsidRPr="00000000" w14:paraId="00000010">
      <w:pPr>
        <w:numPr>
          <w:ilvl w:val="0"/>
          <w:numId w:val="6"/>
        </w:numPr>
        <w:ind w:left="720" w:hanging="360"/>
        <w:rPr>
          <w:u w:val="none"/>
        </w:rPr>
      </w:pPr>
      <w:hyperlink r:id="rId9">
        <w:r w:rsidDel="00000000" w:rsidR="00000000" w:rsidRPr="00000000">
          <w:rPr>
            <w:color w:val="1155cc"/>
            <w:u w:val="single"/>
            <w:rtl w:val="0"/>
          </w:rPr>
          <w:t xml:space="preserve">InVEST Mental Health Model Drive</w:t>
        </w:r>
      </w:hyperlink>
      <w:r w:rsidDel="00000000" w:rsidR="00000000" w:rsidRPr="00000000">
        <w:rPr>
          <w:rtl w:val="0"/>
        </w:rPr>
      </w:r>
    </w:p>
    <w:p w:rsidR="00000000" w:rsidDel="00000000" w:rsidP="00000000" w:rsidRDefault="00000000" w:rsidRPr="00000000" w14:paraId="00000011">
      <w:pPr>
        <w:numPr>
          <w:ilvl w:val="0"/>
          <w:numId w:val="6"/>
        </w:numPr>
        <w:ind w:left="720" w:hanging="360"/>
        <w:rPr>
          <w:u w:val="none"/>
        </w:rPr>
      </w:pPr>
      <w:hyperlink r:id="rId10">
        <w:r w:rsidDel="00000000" w:rsidR="00000000" w:rsidRPr="00000000">
          <w:rPr>
            <w:color w:val="1155cc"/>
            <w:u w:val="single"/>
            <w:rtl w:val="0"/>
          </w:rPr>
          <w:t xml:space="preserve">https://github.com/natcap/invest-mental-health</w:t>
        </w:r>
      </w:hyperlink>
      <w:r w:rsidDel="00000000" w:rsidR="00000000" w:rsidRPr="00000000">
        <w:rPr>
          <w:rtl w:val="0"/>
        </w:rPr>
        <w:t xml:space="preserve"> </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20000000000005" w:lineRule="auto"/>
        <w:ind w:left="720" w:right="0" w:hanging="360"/>
        <w:jc w:val="left"/>
      </w:pPr>
      <w:hyperlink r:id="rId11">
        <w:r w:rsidDel="00000000" w:rsidR="00000000" w:rsidRPr="00000000">
          <w:rPr>
            <w:b w:val="1"/>
            <w:bCs w:val="1"/>
            <w:color w:val="1155cc"/>
            <w:u w:val="single"/>
            <w:rtl w:val="0"/>
          </w:rPr>
          <w:t xml:space="preserve">Urban Nature Access</w:t>
        </w:r>
      </w:hyperlink>
      <w:hyperlink r:id="rId12">
        <w:r w:rsidDel="00000000" w:rsidR="00000000" w:rsidRPr="00000000">
          <w:rPr>
            <w:color w:val="1155cc"/>
            <w:u w:val="single"/>
            <w:rtl w:val="0"/>
          </w:rPr>
          <w:t xml:space="preserve"> — InVEST documentation</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20000000000005" w:lineRule="auto"/>
        <w:ind w:left="720" w:right="0" w:hanging="360"/>
        <w:jc w:val="left"/>
      </w:pPr>
      <w:hyperlink r:id="rId13">
        <w:r w:rsidDel="00000000" w:rsidR="00000000" w:rsidRPr="00000000">
          <w:rPr>
            <w:color w:val="1155cc"/>
            <w:u w:val="single"/>
            <w:rtl w:val="0"/>
          </w:rPr>
          <w:t xml:space="preserve">Piloting Nature-based Solutions for Urban Cooling | GPSC</w:t>
        </w:r>
      </w:hyperlink>
      <w:r w:rsidDel="00000000" w:rsidR="00000000" w:rsidRPr="00000000">
        <w:rPr>
          <w:rtl w:val="0"/>
        </w:rPr>
        <w:t xml:space="preserve"> (Guangzhou case) </w:t>
      </w: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20000000000005" w:lineRule="auto"/>
        <w:ind w:left="720" w:right="0" w:hanging="360"/>
        <w:jc w:val="left"/>
        <w:rPr>
          <w:u w:val="none"/>
        </w:rPr>
      </w:pPr>
      <w:r w:rsidDel="00000000" w:rsidR="00000000" w:rsidRPr="00000000">
        <w:rPr>
          <w:rtl w:val="0"/>
        </w:rPr>
        <w:t xml:space="preserve">Link to </w:t>
      </w:r>
      <w:hyperlink r:id="rId14">
        <w:r w:rsidDel="00000000" w:rsidR="00000000" w:rsidRPr="00000000">
          <w:rPr>
            <w:color w:val="1155cc"/>
            <w:u w:val="single"/>
            <w:rtl w:val="0"/>
          </w:rPr>
          <w:t xml:space="preserve">InVEST urban nature access and physical activity and health model.docx</w:t>
        </w:r>
      </w:hyperlink>
      <w:r w:rsidDel="00000000" w:rsidR="00000000" w:rsidRPr="00000000">
        <w:rPr>
          <w:rtl w:val="0"/>
        </w:rPr>
        <w:t xml:space="preserve"> [Yougeng]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20000000000005" w:lineRule="auto"/>
        <w:ind w:right="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dnoxd5yt8e5k" w:id="2"/>
      <w:bookmarkEnd w:id="2"/>
      <w:r w:rsidDel="00000000" w:rsidR="00000000" w:rsidRPr="00000000">
        <w:rPr>
          <w:rtl w:val="0"/>
        </w:rPr>
        <w:t xml:space="preserve">Table of contents</w:t>
      </w:r>
    </w:p>
    <w:sdt>
      <w:sdtPr>
        <w:id w:val="-43151019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noxd5yt8e5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2002ljxlt6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Model description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zitjsihb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Overview</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r2nm4daw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Health impact assessment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03jwh3sg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Nature exposure (NE) estimation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spygvuu8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NE estimation [option 1] - tree cover scenarios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fn0przbq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NE estimation [option 2] - Translating LULC to NDVI with attribute mapping</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ii7zbsgwb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2.3.3 NE estimation [option 3] - Translating LULC to NDVI with observed NDVI rasters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8nek4t2x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Health cost estimation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Summary of inputs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Summary of outputs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Use cases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Public health assessment</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jld93igh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Green infrastructure planning and management</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lg52naxb4n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numPr>
          <w:ilvl w:val="0"/>
          <w:numId w:val="4"/>
        </w:numPr>
        <w:rPr>
          <w:sz w:val="26"/>
          <w:szCs w:val="26"/>
        </w:rPr>
      </w:pPr>
      <w:r w:rsidDel="00000000" w:rsidR="00000000" w:rsidRPr="00000000">
        <w:rPr>
          <w:rtl w:val="0"/>
        </w:rPr>
        <w:t xml:space="preserve">Introduction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model aims to estim</w:t>
      </w:r>
      <w:r w:rsidDel="00000000" w:rsidR="00000000" w:rsidRPr="00000000">
        <w:rPr>
          <w:rtl w:val="0"/>
        </w:rPr>
        <w:t xml:space="preserve">ate </w:t>
      </w:r>
      <w:r w:rsidDel="00000000" w:rsidR="00000000" w:rsidRPr="00000000">
        <w:rPr>
          <w:rtl w:val="0"/>
        </w:rPr>
        <w:t xml:space="preserve">the impacts of nature exposure on mental health. It acknowledges the fact that nature exposure comprises only a small proportion of the total predictors of health, which include many other social, economic, and environmental determinants </w:t>
      </w:r>
      <w:hyperlink r:id="rId15">
        <w:r w:rsidDel="00000000" w:rsidR="00000000" w:rsidRPr="00000000">
          <w:rPr>
            <w:color w:val="1155cc"/>
            <w:u w:val="single"/>
            <w:vertAlign w:val="baseline"/>
            <w:rtl w:val="0"/>
          </w:rPr>
          <w:t xml:space="preserve">(Bratman et al. 2019)</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constructed a comprehensive conceptual framework for mental health modeling by synthesizing existing knowledge and several working group discussions (</w:t>
      </w:r>
      <w:hyperlink w:anchor="fig_framework">
        <w:r w:rsidDel="00000000" w:rsidR="00000000" w:rsidRPr="00000000">
          <w:rPr>
            <w:color w:val="1155cc"/>
            <w:u w:val="single"/>
            <w:rtl w:val="0"/>
          </w:rPr>
          <w:t xml:space="preserve">Figure 1</w:t>
        </w:r>
      </w:hyperlink>
      <w:r w:rsidDel="00000000" w:rsidR="00000000" w:rsidRPr="00000000">
        <w:rPr>
          <w:rtl w:val="0"/>
        </w:rPr>
        <w:t xml:space="preserve">). Natural features in cities can be characterized by the size, type, and qualities. Nature exposure is estimated through methods that take availability, accessibility (or proximity) [cite UNA model], and intensity of nature contact into account. Given that people have different levels of awareness and perceptions of natural environments, the same nature exposure may generate different mental health effects. The concept of “nature dose” can further characterize the types and intensity of experience that exposure instantiates. The mental health effects of nature dose can vary according to the moderating influences of individual differences and sociocultural context, which may affect the impact experienced by people (e.g., population income groups A to D). </w:t>
      </w:r>
    </w:p>
    <w:p w:rsidR="00000000" w:rsidDel="00000000" w:rsidP="00000000" w:rsidRDefault="00000000" w:rsidRPr="00000000" w14:paraId="0000002E">
      <w:pPr>
        <w:rPr/>
      </w:pPr>
      <w:r w:rsidDel="00000000" w:rsidR="00000000" w:rsidRPr="00000000">
        <w:rPr/>
        <w:drawing>
          <wp:inline distB="114300" distT="114300" distL="114300" distR="114300">
            <wp:extent cx="5943600" cy="16510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hyperlink w:anchor="figur_framework">
        <w:r w:rsidDel="00000000" w:rsidR="00000000" w:rsidRPr="00000000">
          <w:rPr>
            <w:color w:val="1155cc"/>
            <w:u w:val="single"/>
            <w:rtl w:val="0"/>
          </w:rPr>
          <w:t xml:space="preserve">Figure 1</w:t>
        </w:r>
      </w:hyperlink>
      <w:r w:rsidDel="00000000" w:rsidR="00000000" w:rsidRPr="00000000">
        <w:rPr>
          <w:rtl w:val="0"/>
        </w:rPr>
        <w:t xml:space="preserve">. A conceptual model for the nature-health relationship (adapted from Bratman et al. 2019).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Ideally,  the mental health model could fully incorporate various aspects in this broad conceptual framework. However, due to the limited understanding of the various pathways through which urban nature impacts on human health outcomes, the proposed model is a simplified version of the ideal framework, and was constructed based on the best availability of current science and knowledge. The proposed model presented in the following sections mainly uses residential greenness–one of the most commonly evaluated nature exposures–to characterize the effects of urban nature on mental health outcomes. Although simplified, the model is conceptualized with a range of flexibilities &amp; complexities in order to be applicable to different modeling needs. This model is open for discussion/development and a comparable conceptual framework is being developed for physical health.</w:t>
      </w:r>
      <w:ins w:author="Anders Rydstrom" w:id="0" w:date="2025-06-05T21:42:22Z">
        <w:r w:rsidDel="00000000" w:rsidR="00000000" w:rsidRPr="00000000">
          <w:rPr>
            <w:rtl w:val="0"/>
          </w:rPr>
          <w:t xml:space="preserve"> Ideally, both mental and physical health outcomes can be modeled in the same InVEST model, only </w:t>
        </w:r>
        <w:r w:rsidDel="00000000" w:rsidR="00000000" w:rsidRPr="00000000">
          <w:rPr>
            <w:rtl w:val="0"/>
            <w:rPrChange w:author="Anders Rydstrom" w:id="1" w:date="2025-06-05T21:42:22Z">
              <w:rPr/>
            </w:rPrChange>
          </w:rPr>
          <w:t xml:space="preserve">requiring</w:t>
        </w:r>
        <w:r w:rsidDel="00000000" w:rsidR="00000000" w:rsidRPr="00000000">
          <w:rPr>
            <w:rtl w:val="0"/>
          </w:rPr>
          <w:t xml:space="preserve"> on InVEST health model. </w:t>
        </w:r>
      </w:ins>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4"/>
        </w:numPr>
        <w:ind w:left="360" w:hanging="360"/>
        <w:rPr>
          <w:sz w:val="26"/>
          <w:szCs w:val="26"/>
        </w:rPr>
      </w:pPr>
      <w:bookmarkStart w:colFirst="0" w:colLast="0" w:name="_v2002ljxlt6e" w:id="3"/>
      <w:bookmarkEnd w:id="3"/>
      <w:r w:rsidDel="00000000" w:rsidR="00000000" w:rsidRPr="00000000">
        <w:rPr>
          <w:rtl w:val="0"/>
        </w:rPr>
        <w:t xml:space="preserve">Model description </w:t>
      </w:r>
    </w:p>
    <w:p w:rsidR="00000000" w:rsidDel="00000000" w:rsidP="00000000" w:rsidRDefault="00000000" w:rsidRPr="00000000" w14:paraId="00000035">
      <w:pPr>
        <w:pStyle w:val="Heading2"/>
        <w:numPr>
          <w:ilvl w:val="1"/>
          <w:numId w:val="4"/>
        </w:numPr>
        <w:rPr>
          <w:b w:val="0"/>
          <w:bCs w:val="0"/>
          <w:sz w:val="22"/>
          <w:szCs w:val="22"/>
        </w:rPr>
      </w:pPr>
      <w:bookmarkStart w:colFirst="0" w:colLast="0" w:name="_wzzitjsihb79" w:id="4"/>
      <w:bookmarkEnd w:id="4"/>
      <w:r w:rsidDel="00000000" w:rsidR="00000000" w:rsidRPr="00000000">
        <w:rPr>
          <w:rtl w:val="0"/>
        </w:rPr>
        <w:t xml:space="preserve"> Overview</w:t>
      </w:r>
    </w:p>
    <w:p w:rsidR="00000000" w:rsidDel="00000000" w:rsidP="00000000" w:rsidRDefault="00000000" w:rsidRPr="00000000" w14:paraId="00000036">
      <w:pPr>
        <w:rPr/>
      </w:pPr>
      <w:r w:rsidDel="00000000" w:rsidR="00000000" w:rsidRPr="00000000">
        <w:rPr>
          <w:rtl w:val="0"/>
        </w:rPr>
        <w:t xml:space="preserve">The mental health model calculates </w:t>
      </w:r>
      <w:r w:rsidDel="00000000" w:rsidR="00000000" w:rsidRPr="00000000">
        <w:rPr>
          <w:rtl w:val="0"/>
        </w:rPr>
        <w:t xml:space="preserve">the preventable mental disorder (or mortality) cases at the pixel level</w:t>
      </w:r>
      <w:r w:rsidDel="00000000" w:rsidR="00000000" w:rsidRPr="00000000">
        <w:rPr>
          <w:rtl w:val="0"/>
        </w:rPr>
        <w:t xml:space="preserve">, based on alternative urban greening scenarios. </w:t>
      </w:r>
      <w:r w:rsidDel="00000000" w:rsidR="00000000" w:rsidRPr="00000000">
        <w:rPr>
          <w:rtl w:val="0"/>
        </w:rPr>
        <w:t xml:space="preserve">Based on data availability and model feasibility, this model only focuses on residential nature exposure, and considers including two types of land use scenarios to characterize the effect of nature exposure on mental health outcom</w:t>
      </w:r>
      <w:r w:rsidDel="00000000" w:rsidR="00000000" w:rsidRPr="00000000">
        <w:rPr>
          <w:rtl w:val="0"/>
        </w:rPr>
        <w:t xml:space="preserve">es.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w:t>
      </w:r>
      <w:r w:rsidDel="00000000" w:rsidR="00000000" w:rsidRPr="00000000">
        <w:rPr>
          <w:rtl w:val="0"/>
        </w:rPr>
        <w:t xml:space="preserve">esidential nature exposure </w:t>
      </w:r>
      <w:r w:rsidDel="00000000" w:rsidR="00000000" w:rsidRPr="00000000">
        <w:rPr>
          <w:rtl w:val="0"/>
        </w:rPr>
        <w:t xml:space="preserve">is defined as the average greenery </w:t>
      </w:r>
      <w:r w:rsidDel="00000000" w:rsidR="00000000" w:rsidRPr="00000000">
        <w:rPr>
          <w:vertAlign w:val="baseline"/>
          <w:rtl w:val="0"/>
        </w:rPr>
        <w:t xml:space="preserve">around a residence</w:t>
      </w:r>
      <w:r w:rsidDel="00000000" w:rsidR="00000000" w:rsidRPr="00000000">
        <w:rPr>
          <w:rtl w:val="0"/>
        </w:rPr>
        <w:t xml:space="preserve"> that benefits human</w:t>
      </w:r>
      <w:r w:rsidDel="00000000" w:rsidR="00000000" w:rsidRPr="00000000">
        <w:rPr>
          <w:vertAlign w:val="baseline"/>
          <w:rtl w:val="0"/>
        </w:rPr>
        <w:t xml:space="preserve"> mental health. </w:t>
      </w:r>
      <w:r w:rsidDel="00000000" w:rsidR="00000000" w:rsidRPr="00000000">
        <w:rPr>
          <w:rtl w:val="0"/>
        </w:rPr>
        <w:t xml:space="preserve">Commonly this is measured by the average NDVI or the percentage of greenspace within a certain distance. In this proposed model, we chose to use average NDVI as the main proxy. This is because when estimating the health impacts using an existing relative risk, it is important to use an exposure assessment methodology for the impact assessment that is as similar as possible to the one used to estimate the exposure-response function itself </w:t>
      </w:r>
      <w:hyperlink r:id="rId17">
        <w:r w:rsidDel="00000000" w:rsidR="00000000" w:rsidRPr="00000000">
          <w:rPr>
            <w:color w:val="1155cc"/>
            <w:u w:val="single"/>
            <w:vertAlign w:val="baseline"/>
            <w:rtl w:val="0"/>
          </w:rPr>
          <w:t xml:space="preserve">(Giannico et al. 2024)</w:t>
        </w:r>
      </w:hyperlink>
      <w:r w:rsidDel="00000000" w:rsidR="00000000" w:rsidRPr="00000000">
        <w:rPr>
          <w:rtl w:val="0"/>
        </w:rPr>
        <w:t xml:space="preserve">. Most of the studies included in the meta-analyses </w:t>
      </w:r>
      <w:hyperlink r:id="rId18">
        <w:r w:rsidDel="00000000" w:rsidR="00000000" w:rsidRPr="00000000">
          <w:rPr>
            <w:color w:val="1155cc"/>
            <w:u w:val="single"/>
            <w:vertAlign w:val="baseline"/>
            <w:rtl w:val="0"/>
          </w:rPr>
          <w:t xml:space="preserve">(Rojas-Rueda et al. 2019; Liu et al. 2023)</w:t>
        </w:r>
      </w:hyperlink>
      <w:r w:rsidDel="00000000" w:rsidR="00000000" w:rsidRPr="00000000">
        <w:rPr>
          <w:rtl w:val="0"/>
        </w:rPr>
        <w:t xml:space="preserve"> used NDVI as a proxy for nature exposure, typically based on annual average NDVI values. To maintain consistency with these effect sizes, it is recommended that users input annual NDVI data into the model</w:t>
      </w:r>
      <w:commentRangeStart w:id="2"/>
      <w:commentRangeStart w:id="3"/>
      <w:r w:rsidDel="00000000" w:rsidR="00000000" w:rsidRPr="00000000">
        <w:rPr>
          <w:rtl w:val="0"/>
        </w:rPr>
        <w:t xml:space="preserve">. However, if users have access to health effect sizes derived from seasonal NDVI, they may instead use season-specific NDVI inputs. Users should keep in mind that mental health outcomes often reflect longer-term exposures and may not respond to short-term or highly variable changes in greenness.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We recommend using this approach for year-to-year comparisons, even when employing season-specific NDVI inputs.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Land use scenarios are key to understanding how alternative land use change and associated greenery change might impact mental health benefits. To ensure best use of existing science knowledge and better communication with policy makers, we included three options for land use scenario (</w:t>
      </w:r>
      <w:hyperlink w:anchor="fig_flow">
        <w:r w:rsidDel="00000000" w:rsidR="00000000" w:rsidRPr="00000000">
          <w:rPr>
            <w:b w:val="0"/>
            <w:bCs w:val="0"/>
            <w:i w:val="0"/>
            <w:iCs w:val="0"/>
            <w:u w:val="none"/>
            <w:rtl w:val="0"/>
          </w:rPr>
          <w:t xml:space="preserve">Figure 2</w:t>
        </w:r>
      </w:hyperlink>
      <w:r w:rsidDel="00000000" w:rsidR="00000000" w:rsidRPr="00000000">
        <w:rPr>
          <w:rtl w:val="0"/>
        </w:rPr>
        <w:t xml:space="preserve">). </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The first is to use tree cover. Several ambitious cities in the world in terms of greening, including Barcelona, Bristol, Canberra, Seattle, and Vancouver, have set a target of achieving 30% canopy cover in every neighbourhood. Tree canopy cover is a promising and appealing argument for stakeholders, especially urban policy makers, to set an intuitive goal. A recent study has used tree canopy cover for a counterfactual scenario and linked the target to NDVI changes for health impact assessment </w:t>
      </w:r>
      <w:hyperlink r:id="rId19">
        <w:r w:rsidDel="00000000" w:rsidR="00000000" w:rsidRPr="00000000">
          <w:rPr>
            <w:color w:val="1155cc"/>
            <w:u w:val="single"/>
            <w:rtl w:val="0"/>
          </w:rPr>
          <w:t xml:space="preserve">(Giannico et al. 2024)</w:t>
        </w:r>
      </w:hyperlink>
      <w:r w:rsidDel="00000000" w:rsidR="00000000" w:rsidRPr="00000000">
        <w:rPr>
          <w:rtl w:val="0"/>
        </w:rPr>
        <w:t xml:space="preserve">. The proposed model follows the same framework to estimate preventable mental disorder cases. </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The second option for land use scenarios is based on land use and land cover maps, which are commonly used on other InVEST models as well as in real world urban planning practices. Users need to provide the baseline LULC and a LULC under a future or counterfactual scenario in order to get an estimate of the nature exposure difference, which will be measured by NDVI values, based on statistical mapping between land cover types and NDVI values (e.g., forest cover usually has a higher NDVI value than bare land cover and built-up land). Users therefore need to provide a LULC attribute table, specify the average or median NDVI values, for each LULC type. </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The third option is similar to Option 2, with the key difference being that users are asked to provide NDVI rasters for both the baseline and scenario conditions. These two rasters are then used to calculate the average NDVI for each LULC type under each scenario, allowing for a more nuanced and context-specific mapping between land use/land cover and NDVI values.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the following section, we will elaborate on the model structure and necessary data inputs as well as the model outputs for interpretation.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commentRangeStart w:id="4"/>
      <w:commentRangeStart w:id="5"/>
      <w:commentRangeStart w:id="6"/>
      <w:commentRangeStart w:id="7"/>
      <w:r w:rsidDel="00000000" w:rsidR="00000000" w:rsidRPr="00000000">
        <w:rPr/>
        <mc:AlternateContent>
          <mc:Choice Requires="wpg">
            <w:drawing>
              <wp:inline distB="114300" distT="114300" distL="114300" distR="114300">
                <wp:extent cx="5948363" cy="4366784"/>
                <wp:effectExtent b="0" l="0" r="0" t="0"/>
                <wp:docPr id="1" name=""/>
                <a:graphic>
                  <a:graphicData uri="http://schemas.microsoft.com/office/word/2010/wordprocessingGroup">
                    <wpg:wgp>
                      <wpg:cNvGrpSpPr/>
                      <wpg:grpSpPr>
                        <a:xfrm>
                          <a:off x="14500" y="96850"/>
                          <a:ext cx="5948363" cy="4366784"/>
                          <a:chOff x="14500" y="96850"/>
                          <a:chExt cx="9739100" cy="7136525"/>
                        </a:xfrm>
                      </wpg:grpSpPr>
                      <wps:wsp>
                        <wps:cNvSpPr/>
                        <wps:cNvPr id="2" name="Shape 2"/>
                        <wps:spPr>
                          <a:xfrm>
                            <a:off x="6509425" y="112325"/>
                            <a:ext cx="3231900" cy="3760500"/>
                          </a:xfrm>
                          <a:prstGeom prst="round1Rect">
                            <a:avLst>
                              <a:gd fmla="val 16667" name="adj"/>
                            </a:avLst>
                          </a:prstGeom>
                          <a:solidFill>
                            <a:srgbClr val="F3F3F3"/>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shd w:fill="f3f3f3"/>
                                  <w:vertAlign w:val="baseline"/>
                                </w:rPr>
                                <w:t xml:space="preserve">Option 3 </w:t>
                              </w:r>
                            </w:p>
                          </w:txbxContent>
                        </wps:txbx>
                        <wps:bodyPr anchorCtr="0" anchor="t" bIns="91425" lIns="91425" spcFirstLastPara="1" rIns="91425" wrap="square" tIns="91425">
                          <a:noAutofit/>
                        </wps:bodyPr>
                      </wps:wsp>
                      <wps:wsp>
                        <wps:cNvSpPr/>
                        <wps:cNvPr id="3" name="Shape 3"/>
                        <wps:spPr>
                          <a:xfrm>
                            <a:off x="3261600" y="112325"/>
                            <a:ext cx="3002700" cy="3760500"/>
                          </a:xfrm>
                          <a:prstGeom prst="round1Rect">
                            <a:avLst>
                              <a:gd fmla="val 16667" name="adj"/>
                            </a:avLst>
                          </a:prstGeom>
                          <a:solidFill>
                            <a:srgbClr val="F3F3F3"/>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shd w:fill="f3f3f3"/>
                                  <w:vertAlign w:val="baseline"/>
                                </w:rPr>
                                <w:t xml:space="preserve">Option 2 </w:t>
                              </w:r>
                            </w:p>
                          </w:txbxContent>
                        </wps:txbx>
                        <wps:bodyPr anchorCtr="0" anchor="t" bIns="91425" lIns="91425" spcFirstLastPara="1" rIns="91425" wrap="square" tIns="91425">
                          <a:noAutofit/>
                        </wps:bodyPr>
                      </wps:wsp>
                      <wps:wsp>
                        <wps:cNvSpPr/>
                        <wps:cNvPr id="4" name="Shape 4"/>
                        <wps:spPr>
                          <a:xfrm>
                            <a:off x="19275" y="101625"/>
                            <a:ext cx="2892900" cy="3760500"/>
                          </a:xfrm>
                          <a:prstGeom prst="round1Rect">
                            <a:avLst>
                              <a:gd fmla="val 16667" name="adj"/>
                            </a:avLst>
                          </a:prstGeom>
                          <a:solidFill>
                            <a:srgbClr val="F3F3F3"/>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shd w:fill="f3f3f3"/>
                                  <w:vertAlign w:val="baseline"/>
                                </w:rPr>
                                <w:t xml:space="preserve">Option 1 </w:t>
                              </w:r>
                            </w:p>
                          </w:txbxContent>
                        </wps:txbx>
                        <wps:bodyPr anchorCtr="0" anchor="t" bIns="91425" lIns="91425" spcFirstLastPara="1" rIns="91425" wrap="square" tIns="91425">
                          <a:noAutofit/>
                        </wps:bodyPr>
                      </wps:wsp>
                      <wps:wsp>
                        <wps:cNvSpPr/>
                        <wps:cNvPr id="5" name="Shape 5"/>
                        <wps:spPr>
                          <a:xfrm>
                            <a:off x="4079675" y="4106725"/>
                            <a:ext cx="1438800" cy="490500"/>
                          </a:xfrm>
                          <a:prstGeom prst="roundRect">
                            <a:avLst>
                              <a:gd fmla="val 16667" name="adj"/>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NDVI_delta</w:t>
                              </w:r>
                            </w:p>
                          </w:txbxContent>
                        </wps:txbx>
                        <wps:bodyPr anchorCtr="0" anchor="ctr" bIns="91425" lIns="91425" spcFirstLastPara="1" rIns="91425" wrap="square" tIns="91425">
                          <a:noAutofit/>
                        </wps:bodyPr>
                      </wps:wsp>
                      <wps:wsp>
                        <wps:cNvSpPr/>
                        <wps:cNvPr id="6" name="Shape 6"/>
                        <wps:spPr>
                          <a:xfrm>
                            <a:off x="1520250" y="585825"/>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NDVI baseline</w:t>
                              </w:r>
                            </w:p>
                          </w:txbxContent>
                        </wps:txbx>
                        <wps:bodyPr anchorCtr="0" anchor="ctr" bIns="91425" lIns="91425" spcFirstLastPara="1" rIns="91425" wrap="square" tIns="91425">
                          <a:noAutofit/>
                        </wps:bodyPr>
                      </wps:wsp>
                      <wps:wsp>
                        <wps:cNvSpPr/>
                        <wps:cNvPr id="7" name="Shape 7"/>
                        <wps:spPr>
                          <a:xfrm>
                            <a:off x="112275" y="585825"/>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Tree cover (TC)</w:t>
                              </w:r>
                            </w:p>
                          </w:txbxContent>
                        </wps:txbx>
                        <wps:bodyPr anchorCtr="0" anchor="ctr" bIns="91425" lIns="91425" spcFirstLastPara="1" rIns="91425" wrap="square" tIns="91425">
                          <a:noAutofit/>
                        </wps:bodyPr>
                      </wps:wsp>
                      <wps:wsp>
                        <wps:cNvSpPr/>
                        <wps:cNvPr id="8" name="Shape 8"/>
                        <wps:spPr>
                          <a:xfrm>
                            <a:off x="112200" y="1656875"/>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TC target</w:t>
                              </w:r>
                            </w:p>
                          </w:txbxContent>
                        </wps:txbx>
                        <wps:bodyPr anchorCtr="0" anchor="ctr" bIns="91425" lIns="91425" spcFirstLastPara="1" rIns="91425" wrap="square" tIns="91425">
                          <a:noAutofit/>
                        </wps:bodyPr>
                      </wps:wsp>
                      <wps:wsp>
                        <wps:cNvSpPr/>
                        <wps:cNvPr id="9" name="Shape 9"/>
                        <wps:spPr>
                          <a:xfrm>
                            <a:off x="1520250" y="2955925"/>
                            <a:ext cx="1188600" cy="490500"/>
                          </a:xfrm>
                          <a:prstGeom prst="roundRect">
                            <a:avLst>
                              <a:gd fmla="val 16667" name="adj"/>
                            </a:avLst>
                          </a:prstGeom>
                          <a:solidFill>
                            <a:srgbClr val="D9D9D9"/>
                          </a:solidFill>
                          <a:ln cap="flat" cmpd="sng" w="9525">
                            <a:solidFill>
                              <a:srgbClr val="000000"/>
                            </a:solidFill>
                            <a:prstDash val="lg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NDVI scenario</w:t>
                              </w:r>
                            </w:p>
                          </w:txbxContent>
                        </wps:txbx>
                        <wps:bodyPr anchorCtr="0" anchor="ctr" bIns="91425" lIns="91425" spcFirstLastPara="1" rIns="91425" wrap="square" tIns="91425">
                          <a:noAutofit/>
                        </wps:bodyPr>
                      </wps:wsp>
                      <wps:wsp>
                        <wps:cNvSpPr/>
                        <wps:cNvPr id="10" name="Shape 10"/>
                        <wps:spPr>
                          <a:xfrm>
                            <a:off x="1520250" y="1656575"/>
                            <a:ext cx="1188600" cy="490500"/>
                          </a:xfrm>
                          <a:prstGeom prst="roundRect">
                            <a:avLst>
                              <a:gd fmla="val 16667" name="adj"/>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NDVI ~ TC curve</w:t>
                              </w:r>
                            </w:p>
                          </w:txbxContent>
                        </wps:txbx>
                        <wps:bodyPr anchorCtr="0" anchor="ctr" bIns="91425" lIns="91425" spcFirstLastPara="1" rIns="91425" wrap="square" tIns="91425">
                          <a:noAutofit/>
                        </wps:bodyPr>
                      </wps:wsp>
                      <wps:wsp>
                        <wps:cNvCnPr/>
                        <wps:spPr>
                          <a:xfrm flipH="1" rot="-5400000">
                            <a:off x="1824750" y="1366125"/>
                            <a:ext cx="580200" cy="600"/>
                          </a:xfrm>
                          <a:prstGeom prst="bentConnector3">
                            <a:avLst>
                              <a:gd fmla="val 50004"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1120425" y="662475"/>
                            <a:ext cx="580200" cy="1407900"/>
                          </a:xfrm>
                          <a:prstGeom prst="bentConnector3">
                            <a:avLst>
                              <a:gd fmla="val 50004"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300800" y="1902125"/>
                            <a:ext cx="219600" cy="600"/>
                          </a:xfrm>
                          <a:prstGeom prst="bentConnector3">
                            <a:avLst>
                              <a:gd fmla="val 49966"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1710450" y="2551175"/>
                            <a:ext cx="808800" cy="600"/>
                          </a:xfrm>
                          <a:prstGeom prst="bentConnector3">
                            <a:avLst>
                              <a:gd fmla="val 50003"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08850" y="831075"/>
                            <a:ext cx="1370700" cy="3520800"/>
                          </a:xfrm>
                          <a:prstGeom prst="bentConnector3">
                            <a:avLst>
                              <a:gd fmla="val 27238"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644200" y="2916775"/>
                            <a:ext cx="905700" cy="1965000"/>
                          </a:xfrm>
                          <a:prstGeom prst="bentConnector2">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SpPr/>
                        <wps:cNvPr id="17" name="Shape 17"/>
                        <wps:spPr>
                          <a:xfrm>
                            <a:off x="112200" y="4716325"/>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Health effect size table</w:t>
                              </w:r>
                            </w:p>
                          </w:txbxContent>
                        </wps:txbx>
                        <wps:bodyPr anchorCtr="0" anchor="ctr" bIns="91425" lIns="91425" spcFirstLastPara="1" rIns="91425" wrap="square" tIns="91425">
                          <a:noAutofit/>
                        </wps:bodyPr>
                      </wps:wsp>
                      <wps:wsp>
                        <wps:cNvSpPr/>
                        <wps:cNvPr id="18" name="Shape 18"/>
                        <wps:spPr>
                          <a:xfrm>
                            <a:off x="1557875" y="4716225"/>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Baseline incidence rate </w:t>
                              </w:r>
                            </w:p>
                          </w:txbxContent>
                        </wps:txbx>
                        <wps:bodyPr anchorCtr="0" anchor="ctr" bIns="91425" lIns="91425" spcFirstLastPara="1" rIns="91425" wrap="square" tIns="91425">
                          <a:noAutofit/>
                        </wps:bodyPr>
                      </wps:wsp>
                      <wps:wsp>
                        <wps:cNvSpPr/>
                        <wps:cNvPr id="19" name="Shape 19"/>
                        <wps:spPr>
                          <a:xfrm>
                            <a:off x="4079675" y="5684725"/>
                            <a:ext cx="1438800" cy="490500"/>
                          </a:xfrm>
                          <a:prstGeom prst="roundRect">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Preventable cases</w:t>
                              </w:r>
                            </w:p>
                          </w:txbxContent>
                        </wps:txbx>
                        <wps:bodyPr anchorCtr="0" anchor="ctr" bIns="91425" lIns="91425" spcFirstLastPara="1" rIns="91425" wrap="square" tIns="91425">
                          <a:noAutofit/>
                        </wps:bodyPr>
                      </wps:wsp>
                      <wps:wsp>
                        <wps:cNvCnPr/>
                        <wps:spPr>
                          <a:xfrm flipH="1" rot="-5400000">
                            <a:off x="4255625" y="5140675"/>
                            <a:ext cx="1087500" cy="600"/>
                          </a:xfrm>
                          <a:prstGeom prst="bentConnector3">
                            <a:avLst>
                              <a:gd fmla="val 50000"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513850" y="3399475"/>
                            <a:ext cx="477900" cy="4092600"/>
                          </a:xfrm>
                          <a:prstGeom prst="bentConnector3">
                            <a:avLst>
                              <a:gd fmla="val 50000"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236675" y="4122225"/>
                            <a:ext cx="477900" cy="2646900"/>
                          </a:xfrm>
                          <a:prstGeom prst="bentConnector3">
                            <a:avLst>
                              <a:gd fmla="val 50010"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SpPr/>
                        <wps:cNvPr id="23" name="Shape 23"/>
                        <wps:spPr>
                          <a:xfrm>
                            <a:off x="1557875" y="5684825"/>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Health cost rate</w:t>
                              </w:r>
                            </w:p>
                          </w:txbxContent>
                        </wps:txbx>
                        <wps:bodyPr anchorCtr="0" anchor="ctr" bIns="91425" lIns="91425" spcFirstLastPara="1" rIns="91425" wrap="square" tIns="91425">
                          <a:noAutofit/>
                        </wps:bodyPr>
                      </wps:wsp>
                      <wps:wsp>
                        <wps:cNvSpPr/>
                        <wps:cNvPr id="24" name="Shape 24"/>
                        <wps:spPr>
                          <a:xfrm>
                            <a:off x="4079675" y="6733175"/>
                            <a:ext cx="1438800" cy="490500"/>
                          </a:xfrm>
                          <a:prstGeom prst="roundRect">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Preventable cost</w:t>
                              </w:r>
                            </w:p>
                          </w:txbxContent>
                        </wps:txbx>
                        <wps:bodyPr anchorCtr="0" anchor="ctr" bIns="91425" lIns="91425" spcFirstLastPara="1" rIns="91425" wrap="square" tIns="91425">
                          <a:noAutofit/>
                        </wps:bodyPr>
                      </wps:wsp>
                      <wps:wsp>
                        <wps:cNvCnPr/>
                        <wps:spPr>
                          <a:xfrm flipH="1" rot="-5400000">
                            <a:off x="4520375" y="6453925"/>
                            <a:ext cx="558000" cy="600"/>
                          </a:xfrm>
                          <a:prstGeom prst="bentConnector3">
                            <a:avLst>
                              <a:gd fmla="val 49996"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196625" y="5130875"/>
                            <a:ext cx="558000" cy="2646900"/>
                          </a:xfrm>
                          <a:prstGeom prst="bentConnector3">
                            <a:avLst>
                              <a:gd fmla="val 49987"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SpPr/>
                        <wps:cNvPr id="27" name="Shape 27"/>
                        <wps:spPr>
                          <a:xfrm>
                            <a:off x="6852275" y="4716225"/>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Population</w:t>
                              </w:r>
                              <w:r w:rsidDel="00000000" w:rsidR="00000000" w:rsidRPr="00000000">
                                <w:rPr>
                                  <w:rFonts w:ascii="Arial" w:cs="Arial" w:eastAsia="Arial" w:hAnsi="Arial"/>
                                  <w:b w:val="0"/>
                                  <w:i w:val="0"/>
                                  <w:smallCaps w:val="0"/>
                                  <w:strike w:val="0"/>
                                  <w:color w:val="000000"/>
                                  <w:sz w:val="26"/>
                                  <w:vertAlign w:val="baseline"/>
                                </w:rPr>
                                <w:t xml:space="preserve"> raster</w:t>
                              </w:r>
                            </w:p>
                          </w:txbxContent>
                        </wps:txbx>
                        <wps:bodyPr anchorCtr="0" anchor="ctr" bIns="91425" lIns="91425" spcFirstLastPara="1" rIns="91425" wrap="square" tIns="91425">
                          <a:noAutofit/>
                        </wps:bodyPr>
                      </wps:wsp>
                      <wps:wsp>
                        <wps:cNvCnPr/>
                        <wps:spPr>
                          <a:xfrm rot="5400000">
                            <a:off x="5883875" y="4121925"/>
                            <a:ext cx="477900" cy="2647500"/>
                          </a:xfrm>
                          <a:prstGeom prst="bentConnector3">
                            <a:avLst>
                              <a:gd fmla="val 50010"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SpPr/>
                        <wps:cNvPr id="29" name="Shape 29"/>
                        <wps:spPr>
                          <a:xfrm>
                            <a:off x="4156363" y="593325"/>
                            <a:ext cx="1188600" cy="475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LULC baseline</w:t>
                              </w:r>
                            </w:p>
                          </w:txbxContent>
                        </wps:txbx>
                        <wps:bodyPr anchorCtr="0" anchor="ctr" bIns="91425" lIns="91425" spcFirstLastPara="1" rIns="91425" wrap="square" tIns="91425">
                          <a:noAutofit/>
                        </wps:bodyPr>
                      </wps:wsp>
                      <wps:wsp>
                        <wps:cNvSpPr/>
                        <wps:cNvPr id="30" name="Shape 30"/>
                        <wps:spPr>
                          <a:xfrm>
                            <a:off x="4156375" y="2173875"/>
                            <a:ext cx="1188600" cy="490500"/>
                          </a:xfrm>
                          <a:prstGeom prst="roundRect">
                            <a:avLst>
                              <a:gd fmla="val 16667" name="adj"/>
                            </a:avLst>
                          </a:prstGeom>
                          <a:solidFill>
                            <a:srgbClr val="CFE2F3"/>
                          </a:solidFill>
                          <a:ln cap="flat" cmpd="sng" w="9525">
                            <a:solidFill>
                              <a:srgbClr val="000000"/>
                            </a:solidFill>
                            <a:prstDash val="lg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LULC scenario</w:t>
                              </w:r>
                            </w:p>
                          </w:txbxContent>
                        </wps:txbx>
                        <wps:bodyPr anchorCtr="0" anchor="ctr" bIns="91425" lIns="91425" spcFirstLastPara="1" rIns="91425" wrap="square" tIns="91425">
                          <a:noAutofit/>
                        </wps:bodyPr>
                      </wps:wsp>
                      <wps:wsp>
                        <wps:cNvSpPr/>
                        <wps:cNvPr id="31" name="Shape 31"/>
                        <wps:spPr>
                          <a:xfrm>
                            <a:off x="4156375" y="1327800"/>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LULC </w:t>
                              </w:r>
                              <w:r w:rsidDel="00000000" w:rsidR="00000000" w:rsidRPr="00000000">
                                <w:rPr>
                                  <w:rFonts w:ascii="Arial" w:cs="Arial" w:eastAsia="Arial" w:hAnsi="Arial"/>
                                  <w:b w:val="0"/>
                                  <w:i w:val="0"/>
                                  <w:smallCaps w:val="0"/>
                                  <w:strike w:val="0"/>
                                  <w:color w:val="000000"/>
                                  <w:sz w:val="24"/>
                                  <w:vertAlign w:val="baseline"/>
                                </w:rPr>
                                <w:t xml:space="preserve">attribute table</w:t>
                              </w: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ctr" bIns="91425" lIns="91425" spcFirstLastPara="1" rIns="91425" wrap="square" tIns="91425">
                          <a:noAutofit/>
                        </wps:bodyPr>
                      </wps:wsp>
                      <wps:wsp>
                        <wps:cNvCnPr/>
                        <wps:spPr>
                          <a:xfrm flipH="1" rot="-5400000">
                            <a:off x="4054675" y="3362325"/>
                            <a:ext cx="660300" cy="828300"/>
                          </a:xfrm>
                          <a:prstGeom prst="bentConnector3">
                            <a:avLst>
                              <a:gd fmla="val 50008"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44975" y="2419125"/>
                            <a:ext cx="192300" cy="547200"/>
                          </a:xfrm>
                          <a:prstGeom prst="bentConnector2">
                            <a:avLst/>
                          </a:prstGeom>
                          <a:noFill/>
                          <a:ln cap="flat" cmpd="sng" w="19050">
                            <a:solidFill>
                              <a:srgbClr val="666666"/>
                            </a:solidFill>
                            <a:prstDash val="dash"/>
                            <a:round/>
                            <a:headEnd len="med" w="med" type="none"/>
                            <a:tailEnd len="med" w="med" type="triangle"/>
                          </a:ln>
                        </wps:spPr>
                        <wps:bodyPr anchorCtr="0" anchor="ctr" bIns="91425" lIns="91425" spcFirstLastPara="1" rIns="91425" wrap="square" tIns="91425">
                          <a:noAutofit/>
                        </wps:bodyPr>
                      </wps:wsp>
                      <wps:wsp>
                        <wps:cNvCnPr/>
                        <wps:spPr>
                          <a:xfrm rot="5400000">
                            <a:off x="4837000" y="3406425"/>
                            <a:ext cx="662400" cy="738000"/>
                          </a:xfrm>
                          <a:prstGeom prst="bentConnector3">
                            <a:avLst>
                              <a:gd fmla="val 50008"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SpPr/>
                        <wps:cNvPr id="37" name="Shape 37"/>
                        <wps:spPr>
                          <a:xfrm>
                            <a:off x="6883838" y="585825"/>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NDVI baseline</w:t>
                              </w:r>
                            </w:p>
                          </w:txbxContent>
                        </wps:txbx>
                        <wps:bodyPr anchorCtr="0" anchor="ctr" bIns="91425" lIns="91425" spcFirstLastPara="1" rIns="91425" wrap="square" tIns="91425">
                          <a:noAutofit/>
                        </wps:bodyPr>
                      </wps:wsp>
                      <wps:wsp>
                        <wps:cNvSpPr/>
                        <wps:cNvPr id="38" name="Shape 38"/>
                        <wps:spPr>
                          <a:xfrm>
                            <a:off x="8153025" y="595675"/>
                            <a:ext cx="1188600" cy="490500"/>
                          </a:xfrm>
                          <a:prstGeom prst="roundRect">
                            <a:avLst>
                              <a:gd fmla="val 16667" name="adj"/>
                            </a:avLst>
                          </a:prstGeom>
                          <a:solidFill>
                            <a:srgbClr val="CFE2F3"/>
                          </a:solidFill>
                          <a:ln cap="flat" cmpd="sng" w="9525">
                            <a:solidFill>
                              <a:srgbClr val="000000"/>
                            </a:solidFill>
                            <a:prstDash val="lg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NDVI</w:t>
                              </w:r>
                              <w:r w:rsidDel="00000000" w:rsidR="00000000" w:rsidRPr="00000000">
                                <w:rPr>
                                  <w:rFonts w:ascii="Arial" w:cs="Arial" w:eastAsia="Arial" w:hAnsi="Arial"/>
                                  <w:b w:val="0"/>
                                  <w:i w:val="0"/>
                                  <w:smallCaps w:val="0"/>
                                  <w:strike w:val="0"/>
                                  <w:color w:val="000000"/>
                                  <w:sz w:val="24"/>
                                  <w:vertAlign w:val="baseline"/>
                                </w:rPr>
                                <w:t xml:space="preserve"> scenario</w:t>
                              </w:r>
                            </w:p>
                          </w:txbxContent>
                        </wps:txbx>
                        <wps:bodyPr anchorCtr="0" anchor="ctr" bIns="91425" lIns="91425" spcFirstLastPara="1" rIns="91425" wrap="square" tIns="91425">
                          <a:noAutofit/>
                        </wps:bodyPr>
                      </wps:wsp>
                      <wps:wsp>
                        <wps:cNvSpPr/>
                        <wps:cNvPr id="39" name="Shape 39"/>
                        <wps:spPr>
                          <a:xfrm>
                            <a:off x="6883838" y="1327800"/>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99999"/>
                                  <w:sz w:val="24"/>
                                  <w:vertAlign w:val="baseline"/>
                                </w:rPr>
                                <w:t xml:space="preserve">LULC baseline</w:t>
                              </w:r>
                            </w:p>
                          </w:txbxContent>
                        </wps:txbx>
                        <wps:bodyPr anchorCtr="0" anchor="ctr" bIns="91425" lIns="91425" spcFirstLastPara="1" rIns="91425" wrap="square" tIns="91425">
                          <a:noAutofit/>
                        </wps:bodyPr>
                      </wps:wsp>
                      <wps:wsp>
                        <wps:cNvSpPr/>
                        <wps:cNvPr id="40" name="Shape 40"/>
                        <wps:spPr>
                          <a:xfrm>
                            <a:off x="7531075" y="2173875"/>
                            <a:ext cx="1188600" cy="49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99999"/>
                                  <w:sz w:val="24"/>
                                  <w:vertAlign w:val="baseline"/>
                                </w:rPr>
                                <w:t xml:space="preserve">LULC attribute table </w:t>
                              </w:r>
                            </w:p>
                          </w:txbxContent>
                        </wps:txbx>
                        <wps:bodyPr anchorCtr="0" anchor="ctr" bIns="91425" lIns="91425" spcFirstLastPara="1" rIns="91425" wrap="square" tIns="91425">
                          <a:noAutofit/>
                        </wps:bodyPr>
                      </wps:wsp>
                      <wps:wsp>
                        <wps:cNvSpPr/>
                        <wps:cNvPr id="41" name="Shape 41"/>
                        <wps:spPr>
                          <a:xfrm>
                            <a:off x="8153023" y="1327800"/>
                            <a:ext cx="1188600" cy="490500"/>
                          </a:xfrm>
                          <a:prstGeom prst="roundRect">
                            <a:avLst>
                              <a:gd fmla="val 16667" name="adj"/>
                            </a:avLst>
                          </a:prstGeom>
                          <a:solidFill>
                            <a:srgbClr val="CFE2F3"/>
                          </a:solidFill>
                          <a:ln cap="flat" cmpd="sng" w="9525">
                            <a:solidFill>
                              <a:srgbClr val="000000"/>
                            </a:solidFill>
                            <a:prstDash val="lg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99999"/>
                                  <w:sz w:val="24"/>
                                  <w:vertAlign w:val="baseline"/>
                                </w:rPr>
                                <w:t xml:space="preserve">LULC </w:t>
                              </w:r>
                              <w:r w:rsidDel="00000000" w:rsidR="00000000" w:rsidRPr="00000000">
                                <w:rPr>
                                  <w:rFonts w:ascii="Arial" w:cs="Arial" w:eastAsia="Arial" w:hAnsi="Arial"/>
                                  <w:b w:val="0"/>
                                  <w:i w:val="0"/>
                                  <w:smallCaps w:val="0"/>
                                  <w:strike w:val="0"/>
                                  <w:color w:val="999999"/>
                                  <w:sz w:val="24"/>
                                  <w:vertAlign w:val="baseline"/>
                                </w:rPr>
                                <w:t xml:space="preserve">scenario</w:t>
                              </w:r>
                            </w:p>
                          </w:txbxContent>
                        </wps:txbx>
                        <wps:bodyPr anchorCtr="0" anchor="ctr" bIns="91425" lIns="91425" spcFirstLastPara="1" rIns="91425" wrap="square" tIns="91425">
                          <a:noAutofit/>
                        </wps:bodyPr>
                      </wps:wsp>
                      <wps:wsp>
                        <wps:cNvCnPr/>
                        <wps:spPr>
                          <a:xfrm flipH="1">
                            <a:off x="6852338" y="831075"/>
                            <a:ext cx="31500" cy="2374200"/>
                          </a:xfrm>
                          <a:prstGeom prst="bentConnector3">
                            <a:avLst>
                              <a:gd fmla="val 856149"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852338" y="1573050"/>
                            <a:ext cx="31500" cy="1632300"/>
                          </a:xfrm>
                          <a:prstGeom prst="bentConnector3">
                            <a:avLst>
                              <a:gd fmla="val 856149"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8719675" y="2419125"/>
                            <a:ext cx="625200" cy="803700"/>
                          </a:xfrm>
                          <a:prstGeom prst="bentConnector3">
                            <a:avLst>
                              <a:gd fmla="val 138080" name="adj1"/>
                            </a:avLst>
                          </a:prstGeom>
                          <a:noFill/>
                          <a:ln cap="flat" cmpd="sng" w="19050">
                            <a:solidFill>
                              <a:srgbClr val="666666"/>
                            </a:solidFill>
                            <a:prstDash val="dash"/>
                            <a:round/>
                            <a:headEnd len="med" w="med" type="none"/>
                            <a:tailEnd len="med" w="med" type="triangle"/>
                          </a:ln>
                        </wps:spPr>
                        <wps:bodyPr anchorCtr="0" anchor="ctr" bIns="91425" lIns="91425" spcFirstLastPara="1" rIns="91425" wrap="square" tIns="91425">
                          <a:noAutofit/>
                        </wps:bodyPr>
                      </wps:wsp>
                      <wps:wsp>
                        <wps:cNvCnPr/>
                        <wps:spPr>
                          <a:xfrm>
                            <a:off x="9341623" y="1573050"/>
                            <a:ext cx="3300" cy="1649700"/>
                          </a:xfrm>
                          <a:prstGeom prst="bentConnector3">
                            <a:avLst>
                              <a:gd fmla="val 7312943" name="adj1"/>
                            </a:avLst>
                          </a:prstGeom>
                          <a:noFill/>
                          <a:ln cap="flat" cmpd="sng" w="19050">
                            <a:solidFill>
                              <a:srgbClr val="666666"/>
                            </a:solidFill>
                            <a:prstDash val="dash"/>
                            <a:round/>
                            <a:headEnd len="med" w="med" type="none"/>
                            <a:tailEnd len="med" w="med" type="triangle"/>
                          </a:ln>
                        </wps:spPr>
                        <wps:bodyPr anchorCtr="0" anchor="ctr" bIns="91425" lIns="91425" spcFirstLastPara="1" rIns="91425" wrap="square" tIns="91425">
                          <a:noAutofit/>
                        </wps:bodyPr>
                      </wps:wsp>
                      <wps:wsp>
                        <wps:cNvCnPr/>
                        <wps:spPr>
                          <a:xfrm>
                            <a:off x="9341625" y="840925"/>
                            <a:ext cx="3300" cy="2381700"/>
                          </a:xfrm>
                          <a:prstGeom prst="bentConnector3">
                            <a:avLst>
                              <a:gd fmla="val 7312879" name="adj1"/>
                            </a:avLst>
                          </a:prstGeom>
                          <a:noFill/>
                          <a:ln cap="flat" cmpd="sng" w="19050">
                            <a:solidFill>
                              <a:srgbClr val="666666"/>
                            </a:solidFill>
                            <a:prstDash val="dash"/>
                            <a:round/>
                            <a:headEnd len="med" w="med" type="none"/>
                            <a:tailEnd len="med" w="med" type="triangle"/>
                          </a:ln>
                        </wps:spPr>
                        <wps:bodyPr anchorCtr="0" anchor="ctr" bIns="91425" lIns="91425" spcFirstLastPara="1" rIns="91425" wrap="square" tIns="91425">
                          <a:noAutofit/>
                        </wps:bodyPr>
                      </wps:wsp>
                      <wpg:grpSp>
                        <wpg:cNvGrpSpPr/>
                        <wpg:grpSpPr>
                          <a:xfrm>
                            <a:off x="7224850" y="5684836"/>
                            <a:ext cx="2528750" cy="1548537"/>
                            <a:chOff x="7245150" y="4833425"/>
                            <a:chExt cx="2528750" cy="1947600"/>
                          </a:xfrm>
                        </wpg:grpSpPr>
                        <wps:wsp>
                          <wps:cNvSpPr/>
                          <wps:cNvPr id="50" name="Shape 50"/>
                          <wps:spPr>
                            <a:xfrm>
                              <a:off x="7245150" y="4833425"/>
                              <a:ext cx="2508300" cy="1947600"/>
                            </a:xfrm>
                            <a:prstGeom prst="rect">
                              <a:avLst/>
                            </a:prstGeom>
                            <a:solidFill>
                              <a:srgbClr val="F3F3F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Legend </w:t>
                                </w:r>
                              </w:p>
                            </w:txbxContent>
                          </wps:txbx>
                          <wps:bodyPr anchorCtr="0" anchor="t" bIns="91425" lIns="91425" spcFirstLastPara="1" rIns="91425" wrap="square" tIns="91425">
                            <a:noAutofit/>
                          </wps:bodyPr>
                        </wps:wsp>
                        <wps:wsp>
                          <wps:cNvSpPr/>
                          <wps:cNvPr id="51" name="Shape 51"/>
                          <wps:spPr>
                            <a:xfrm>
                              <a:off x="7415900" y="5392388"/>
                              <a:ext cx="645300" cy="219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2" name="Shape 52"/>
                          <wps:spPr>
                            <a:xfrm>
                              <a:off x="8061200" y="5250625"/>
                              <a:ext cx="1060800" cy="50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Input data</w:t>
                                </w:r>
                              </w:p>
                            </w:txbxContent>
                          </wps:txbx>
                          <wps:bodyPr anchorCtr="0" anchor="t" bIns="91425" lIns="91425" spcFirstLastPara="1" rIns="91425" wrap="square" tIns="91425">
                            <a:spAutoFit/>
                          </wps:bodyPr>
                        </wps:wsp>
                        <wps:wsp>
                          <wps:cNvSpPr/>
                          <wps:cNvPr id="53" name="Shape 53"/>
                          <wps:spPr>
                            <a:xfrm>
                              <a:off x="7415900" y="5876588"/>
                              <a:ext cx="645300" cy="219900"/>
                            </a:xfrm>
                            <a:prstGeom prst="roundRect">
                              <a:avLst>
                                <a:gd fmla="val 16667" name="adj"/>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4" name="Shape 54"/>
                          <wps:spPr>
                            <a:xfrm>
                              <a:off x="8061200" y="5734841"/>
                              <a:ext cx="1712700" cy="50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Intermediate data</w:t>
                                </w:r>
                              </w:p>
                            </w:txbxContent>
                          </wps:txbx>
                          <wps:bodyPr anchorCtr="0" anchor="t" bIns="91425" lIns="91425" spcFirstLastPara="1" rIns="91425" wrap="square" tIns="91425">
                            <a:spAutoFit/>
                          </wps:bodyPr>
                        </wps:wsp>
                        <wps:wsp>
                          <wps:cNvSpPr/>
                          <wps:cNvPr id="55" name="Shape 55"/>
                          <wps:spPr>
                            <a:xfrm>
                              <a:off x="7415900" y="6360788"/>
                              <a:ext cx="645300" cy="219900"/>
                            </a:xfrm>
                            <a:prstGeom prst="roundRect">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6" name="Shape 56"/>
                          <wps:spPr>
                            <a:xfrm>
                              <a:off x="8061200" y="6219049"/>
                              <a:ext cx="1712700" cy="50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Output data</w:t>
                                </w:r>
                              </w:p>
                            </w:txbxContent>
                          </wps:txbx>
                          <wps:bodyPr anchorCtr="0" anchor="t" bIns="91425" lIns="91425" spcFirstLastPara="1" rIns="91425" wrap="square" tIns="91425">
                            <a:spAutoFit/>
                          </wps:bodyPr>
                        </wps:wsp>
                      </wpg:grpSp>
                      <wps:wsp>
                        <wps:cNvSpPr/>
                        <wps:cNvPr id="33" name="Shape 33"/>
                        <wps:spPr>
                          <a:xfrm>
                            <a:off x="3376375" y="2955825"/>
                            <a:ext cx="1188600" cy="490500"/>
                          </a:xfrm>
                          <a:prstGeom prst="roundRect">
                            <a:avLst>
                              <a:gd fmla="val 16667" name="adj"/>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NDVI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baseline</w:t>
                              </w:r>
                            </w:p>
                          </w:txbxContent>
                        </wps:txbx>
                        <wps:bodyPr anchorCtr="0" anchor="ctr" bIns="91425" lIns="91425" spcFirstLastPara="1" rIns="91425" wrap="square" tIns="91425">
                          <a:noAutofit/>
                        </wps:bodyPr>
                      </wps:wsp>
                      <wps:wsp>
                        <wps:cNvSpPr/>
                        <wps:cNvPr id="35" name="Shape 35"/>
                        <wps:spPr>
                          <a:xfrm>
                            <a:off x="4942900" y="2966325"/>
                            <a:ext cx="1188600" cy="477900"/>
                          </a:xfrm>
                          <a:prstGeom prst="roundRect">
                            <a:avLst>
                              <a:gd fmla="val 16667" name="adj"/>
                            </a:avLst>
                          </a:prstGeom>
                          <a:solidFill>
                            <a:srgbClr val="D9D9D9"/>
                          </a:solidFill>
                          <a:ln cap="flat" cmpd="sng" w="9525">
                            <a:solidFill>
                              <a:srgbClr val="000000"/>
                            </a:solidFill>
                            <a:prstDash val="lg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NDVI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scenario</w:t>
                              </w:r>
                            </w:p>
                          </w:txbxContent>
                        </wps:txbx>
                        <wps:bodyPr anchorCtr="0" anchor="ctr" bIns="91425" lIns="91425" spcFirstLastPara="1" rIns="91425" wrap="square" tIns="91425">
                          <a:noAutofit/>
                        </wps:bodyPr>
                      </wps:wsp>
                      <wps:wsp>
                        <wps:cNvCnPr/>
                        <wps:spPr>
                          <a:xfrm>
                            <a:off x="5344975" y="1573050"/>
                            <a:ext cx="192300" cy="1393200"/>
                          </a:xfrm>
                          <a:prstGeom prst="bentConnector2">
                            <a:avLst/>
                          </a:prstGeom>
                          <a:noFill/>
                          <a:ln cap="flat" cmpd="sng" w="19050">
                            <a:solidFill>
                              <a:srgbClr val="666666"/>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3970663" y="831075"/>
                            <a:ext cx="185700" cy="2124900"/>
                          </a:xfrm>
                          <a:prstGeom prst="bentConnector2">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970675" y="1573050"/>
                            <a:ext cx="185700" cy="1382700"/>
                          </a:xfrm>
                          <a:prstGeom prst="bentConnector2">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SpPr/>
                        <wps:cNvPr id="43" name="Shape 43"/>
                        <wps:spPr>
                          <a:xfrm>
                            <a:off x="6852276" y="2960025"/>
                            <a:ext cx="1220100" cy="490500"/>
                          </a:xfrm>
                          <a:prstGeom prst="roundRect">
                            <a:avLst>
                              <a:gd fmla="val 16667" name="adj"/>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NDVI baseline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(mask water)</w:t>
                              </w:r>
                            </w:p>
                          </w:txbxContent>
                        </wps:txbx>
                        <wps:bodyPr anchorCtr="0" anchor="ctr" bIns="91425" lIns="91425" spcFirstLastPara="1" rIns="91425" wrap="square" tIns="91425">
                          <a:noAutofit/>
                        </wps:bodyPr>
                      </wps:wsp>
                      <wps:wsp>
                        <wps:cNvSpPr/>
                        <wps:cNvPr id="46" name="Shape 46"/>
                        <wps:spPr>
                          <a:xfrm>
                            <a:off x="8156225" y="2977475"/>
                            <a:ext cx="1188600" cy="490500"/>
                          </a:xfrm>
                          <a:prstGeom prst="roundRect">
                            <a:avLst>
                              <a:gd fmla="val 16667" name="adj"/>
                            </a:avLst>
                          </a:prstGeom>
                          <a:solidFill>
                            <a:srgbClr val="D9D9D9"/>
                          </a:solidFill>
                          <a:ln cap="flat" cmpd="sng" w="9525">
                            <a:solidFill>
                              <a:srgbClr val="000000"/>
                            </a:solidFill>
                            <a:prstDash val="lg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NDVI scenario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(mask water)</w:t>
                              </w:r>
                            </w:p>
                          </w:txbxContent>
                        </wps:txbx>
                        <wps:bodyPr anchorCtr="0" anchor="ctr" bIns="91425" lIns="91425" spcFirstLastPara="1" rIns="91425" wrap="square" tIns="91425">
                          <a:noAutofit/>
                        </wps:bodyPr>
                      </wps:wsp>
                      <wps:wsp>
                        <wps:cNvCnPr/>
                        <wps:spPr>
                          <a:xfrm rot="5400000">
                            <a:off x="6039576" y="2929275"/>
                            <a:ext cx="901500" cy="1944000"/>
                          </a:xfrm>
                          <a:prstGeom prst="bentConnector2">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6692525" y="2294075"/>
                            <a:ext cx="884100" cy="3231900"/>
                          </a:xfrm>
                          <a:prstGeom prst="bentConnector2">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852175" y="2419125"/>
                            <a:ext cx="678900" cy="786300"/>
                          </a:xfrm>
                          <a:prstGeom prst="bentConnector3">
                            <a:avLst>
                              <a:gd fmla="val 135060" name="adj1"/>
                            </a:avLst>
                          </a:prstGeom>
                          <a:noFill/>
                          <a:ln cap="flat" cmpd="sng" w="19050">
                            <a:solidFill>
                              <a:srgbClr val="666666"/>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8363" cy="4366784"/>
                <wp:effectExtent b="0" l="0" r="0" t="0"/>
                <wp:docPr id="1"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5948363" cy="4366784"/>
                        </a:xfrm>
                        <a:prstGeom prst="rect"/>
                        <a:ln/>
                      </pic:spPr>
                    </pic:pic>
                  </a:graphicData>
                </a:graphic>
              </wp:inline>
            </w:drawing>
          </mc:Fallback>
        </mc:AlternateConten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2">
      <w:pPr>
        <w:rPr/>
      </w:pPr>
      <w:hyperlink w:anchor="figur_flow">
        <w:r w:rsidDel="00000000" w:rsidR="00000000" w:rsidRPr="00000000">
          <w:rPr>
            <w:color w:val="1155cc"/>
            <w:u w:val="single"/>
            <w:rtl w:val="0"/>
          </w:rPr>
          <w:t xml:space="preserve">Figure 2</w:t>
        </w:r>
      </w:hyperlink>
      <w:r w:rsidDel="00000000" w:rsidR="00000000" w:rsidRPr="00000000">
        <w:rPr>
          <w:rtl w:val="0"/>
        </w:rPr>
        <w:t xml:space="preserve">. </w:t>
      </w:r>
      <w:r w:rsidDel="00000000" w:rsidR="00000000" w:rsidRPr="00000000">
        <w:rPr>
          <w:rtl w:val="0"/>
        </w:rPr>
        <w:t xml:space="preserve"> Flowchart illustrating the main computational steps of the Urban Mental Health model, from input data processing to estimation of </w:t>
      </w:r>
      <w:r w:rsidDel="00000000" w:rsidR="00000000" w:rsidRPr="00000000">
        <w:rPr>
          <w:rtl w:val="0"/>
        </w:rPr>
        <w:t xml:space="preserve">preventable (or additional) cases</w:t>
      </w:r>
      <w:r w:rsidDel="00000000" w:rsidR="00000000" w:rsidRPr="00000000">
        <w:rPr>
          <w:rtl w:val="0"/>
        </w:rPr>
        <w:t xml:space="preserve"> and the corresponding changes in health costs. Note: NDVI is used as a proxy of nature exposure.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numPr>
          <w:ilvl w:val="1"/>
          <w:numId w:val="4"/>
        </w:numPr>
      </w:pPr>
      <w:bookmarkStart w:colFirst="0" w:colLast="0" w:name="_4wr2nm4daw39" w:id="5"/>
      <w:bookmarkEnd w:id="5"/>
      <w:r w:rsidDel="00000000" w:rsidR="00000000" w:rsidRPr="00000000">
        <w:rPr>
          <w:rtl w:val="0"/>
        </w:rPr>
        <w:t xml:space="preserve"> Health impact assessment </w:t>
      </w:r>
    </w:p>
    <w:p w:rsidR="00000000" w:rsidDel="00000000" w:rsidP="00000000" w:rsidRDefault="00000000" w:rsidRPr="00000000" w14:paraId="00000045">
      <w:pPr>
        <w:rPr/>
      </w:pPr>
      <w:r w:rsidDel="00000000" w:rsidR="00000000" w:rsidRPr="00000000">
        <w:rPr>
          <w:rtl w:val="0"/>
        </w:rPr>
        <w:t xml:space="preserve">The model conducts a quantitative health impact assessment at the pixel level to estimate the number of preventable mental health cases resulting from changes in nature exposure. Specifically, it compares exposure under a baseline scenario with that of a counterfactual or target greening scenario.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When estimating preventable cases (PC), the model first calculates baseline cases (BC) for each spatial unit (e.g., region, district, or census tract), using either observed case counts or prevalence (or incidence) rates. If only baseline prevalence (or incidence) rates are available, users must provide spatialized population raster data to derive baseline case estimates (Equation 1).</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For each pixel, the model computes the change in nature exposure (ΔNE) by subtracting baseline exposure (NE_baseline) from the counterfactual or scenario value (NE_scenario). The model then applies a dose–response function, expressed as a relative risk (RR) per unit change in exposure (e.g., </w:t>
      </w:r>
      <m:oMath>
        <m:sSub>
          <m:sSubPr>
            <m:ctrlPr>
              <w:rPr/>
            </m:ctrlPr>
          </m:sSubPr>
          <m:e>
            <m:r>
              <w:rPr/>
              <m:t xml:space="preserve">RR</m:t>
            </m:r>
          </m:e>
          <m:sub>
            <m:r>
              <w:rPr/>
              <m:t xml:space="preserve">0.1NE</m:t>
            </m:r>
          </m:sub>
        </m:sSub>
      </m:oMath>
      <w:r w:rsidDel="00000000" w:rsidR="00000000" w:rsidRPr="00000000">
        <w:rPr>
          <w:rtl w:val="0"/>
        </w:rPr>
        <w:t xml:space="preserve">), to quantify the health impact.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Using this, the preventable fraction (PF) and associated number of preventable cases (PC) are calculated. Confidence intervals around RR can be incorporated to capture uncertainty. Equations (1) through (4) in the design document detail the full mathematical formulation of this process.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m:oMath>
        <m:r>
          <w:rPr/>
          <m:t xml:space="preserve">PC = PF </m:t>
        </m:r>
        <m:r>
          <w:rPr/>
          <m:t>×</m:t>
        </m:r>
        <m:r>
          <w:rPr/>
          <m:t xml:space="preserve"> BC = PF </m:t>
        </m:r>
        <m:r>
          <w:rPr/>
          <m:t>×</m:t>
        </m:r>
        <m:r>
          <w:rPr/>
          <m:t xml:space="preserve"> (BIR </m:t>
        </m:r>
        <m:r>
          <w:rPr/>
          <m:t>×</m:t>
        </m:r>
        <m:r>
          <w:rPr/>
          <m:t xml:space="preserve"> POP)</m:t>
        </m:r>
      </m:oMath>
      <w:r w:rsidDel="00000000" w:rsidR="00000000" w:rsidRPr="00000000">
        <w:rPr>
          <w:rtl w:val="0"/>
        </w:rPr>
        <w:tab/>
        <w:tab/>
        <w:tab/>
        <w:tab/>
        <w:tab/>
        <w:tab/>
        <w:t xml:space="preserve">(1)</w:t>
      </w:r>
    </w:p>
    <w:p w:rsidR="00000000" w:rsidDel="00000000" w:rsidP="00000000" w:rsidRDefault="00000000" w:rsidRPr="00000000" w14:paraId="0000004E">
      <w:pPr>
        <w:rPr/>
      </w:pPr>
      <m:oMath>
        <m:r>
          <w:rPr/>
          <m:t xml:space="preserve">PF = 1-RR</m:t>
        </m:r>
      </m:oMath>
      <w:r w:rsidDel="00000000" w:rsidR="00000000" w:rsidRPr="00000000">
        <w:rPr>
          <w:rtl w:val="0"/>
        </w:rPr>
        <w:tab/>
        <w:tab/>
        <w:tab/>
        <w:tab/>
        <w:tab/>
        <w:tab/>
        <w:tab/>
        <w:tab/>
        <w:tab/>
        <w:t xml:space="preserve">(2)</w:t>
      </w:r>
    </w:p>
    <w:p w:rsidR="00000000" w:rsidDel="00000000" w:rsidP="00000000" w:rsidRDefault="00000000" w:rsidRPr="00000000" w14:paraId="0000004F">
      <w:pPr>
        <w:rPr/>
      </w:pPr>
      <m:oMath>
        <m:r>
          <w:rPr/>
          <m:t xml:space="preserve">RR=exp(ln(</m:t>
        </m:r>
        <m:sSub>
          <m:sSubPr>
            <m:ctrlPr>
              <w:rPr/>
            </m:ctrlPr>
          </m:sSubPr>
          <m:e>
            <m:r>
              <w:rPr/>
              <m:t xml:space="preserve">RR</m:t>
            </m:r>
          </m:e>
          <m:sub>
            <m:r>
              <w:rPr/>
              <m:t xml:space="preserve">0.1NE</m:t>
            </m:r>
          </m:sub>
        </m:sSub>
        <m:r>
          <w:rPr/>
          <m:t xml:space="preserve">)</m:t>
        </m:r>
        <m:r>
          <w:rPr/>
          <m:t>×</m:t>
        </m:r>
        <m:r>
          <w:rPr/>
          <m:t xml:space="preserve">10</m:t>
        </m:r>
        <m:r>
          <w:rPr/>
          <m:t>×</m:t>
        </m:r>
        <m:r>
          <w:rPr/>
          <m:t>Δ</m:t>
        </m:r>
        <m:r>
          <w:rPr/>
          <m:t xml:space="preserve">NE)</m:t>
        </m:r>
      </m:oMath>
      <w:r w:rsidDel="00000000" w:rsidR="00000000" w:rsidRPr="00000000">
        <w:rPr>
          <w:rtl w:val="0"/>
        </w:rPr>
        <w:tab/>
        <w:tab/>
        <w:tab/>
        <w:tab/>
        <w:tab/>
        <w:tab/>
        <w:tab/>
        <w:t xml:space="preserve">(3)</w:t>
      </w:r>
    </w:p>
    <w:p w:rsidR="00000000" w:rsidDel="00000000" w:rsidP="00000000" w:rsidRDefault="00000000" w:rsidRPr="00000000" w14:paraId="00000050">
      <w:pPr>
        <w:rPr/>
      </w:pPr>
      <m:oMath>
        <m:r>
          <m:t>Δ</m:t>
        </m:r>
        <m:r>
          <w:rPr/>
          <m:t xml:space="preserve">NE =</m:t>
        </m:r>
        <m:sSub>
          <m:sSubPr>
            <m:ctrlPr>
              <w:rPr/>
            </m:ctrlPr>
          </m:sSubPr>
          <m:e>
            <m:r>
              <w:rPr/>
              <m:t xml:space="preserve">NE</m:t>
            </m:r>
          </m:e>
          <m:sub>
            <m:r>
              <w:rPr/>
              <m:t xml:space="preserve">scenario</m:t>
            </m:r>
          </m:sub>
        </m:sSub>
        <m:r>
          <w:rPr/>
          <m:t xml:space="preserve">-</m:t>
        </m:r>
        <m:sSub>
          <m:sSubPr>
            <m:ctrlPr>
              <w:rPr/>
            </m:ctrlPr>
          </m:sSubPr>
          <m:e>
            <m:r>
              <w:rPr/>
              <m:t xml:space="preserve">NE</m:t>
            </m:r>
          </m:e>
          <m:sub>
            <m:r>
              <w:rPr/>
              <m:t xml:space="preserve">baseline</m:t>
            </m:r>
          </m:sub>
        </m:sSub>
      </m:oMath>
      <w:r w:rsidDel="00000000" w:rsidR="00000000" w:rsidRPr="00000000">
        <w:rPr>
          <w:rtl w:val="0"/>
        </w:rPr>
        <w:tab/>
        <w:tab/>
        <w:tab/>
        <w:tab/>
        <w:tab/>
        <w:tab/>
        <w:tab/>
        <w:tab/>
        <w:t xml:space="preserve">(4)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where </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PC: preventable cases</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PF: preventable fraction </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BC: </w:t>
      </w:r>
      <w:commentRangeStart w:id="8"/>
      <w:r w:rsidDel="00000000" w:rsidR="00000000" w:rsidRPr="00000000">
        <w:rPr>
          <w:rtl w:val="0"/>
        </w:rPr>
        <w:t xml:space="preserve">baseline</w:t>
      </w:r>
      <w:commentRangeEnd w:id="8"/>
      <w:r w:rsidDel="00000000" w:rsidR="00000000" w:rsidRPr="00000000">
        <w:commentReference w:id="8"/>
      </w:r>
      <w:r w:rsidDel="00000000" w:rsidR="00000000" w:rsidRPr="00000000">
        <w:rPr>
          <w:rtl w:val="0"/>
        </w:rPr>
        <w:t xml:space="preserve"> </w:t>
      </w:r>
      <w:r w:rsidDel="00000000" w:rsidR="00000000" w:rsidRPr="00000000">
        <w:rPr>
          <w:rtl w:val="0"/>
        </w:rPr>
        <w:t xml:space="preserve">cases. By default, baseline cases are calculated using the baseline prevalence (or incidence) rate and population data provided by the user.  </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BIR: baseline prevalence (or incidence) rate. Input data provided by users, typically sourced from national or local health agencies such as the CDC. These rates are often derived from survey-based statistics and are available at various spatial levels (e.g., region, district, or census tract). If the data is provided in tabular format rather than as shapefiles, users must join it to the corresponding spatial units before using it as model input.</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POP: population. A raster dataset provided by the user, representing the number of inhabitants per pixel across the study area. Pixels with no population should be assigned a value of 0. </w:t>
      </w:r>
    </w:p>
    <w:p w:rsidR="00000000" w:rsidDel="00000000" w:rsidP="00000000" w:rsidRDefault="00000000" w:rsidRPr="00000000" w14:paraId="00000058">
      <w:pPr>
        <w:numPr>
          <w:ilvl w:val="0"/>
          <w:numId w:val="3"/>
        </w:numPr>
        <w:ind w:left="720" w:hanging="360"/>
        <w:rPr>
          <w:u w:val="none"/>
        </w:rPr>
      </w:pPr>
      <w:commentRangeStart w:id="9"/>
      <w:r w:rsidDel="00000000" w:rsidR="00000000" w:rsidRPr="00000000">
        <w:rPr>
          <w:rtl w:val="0"/>
        </w:rPr>
        <w:t xml:space="preserve">RR: relative risk or risk ratio.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NE: nature exposure. Here, the model uses NDVI as a proxy.  NE_baseline is provided by the user as input, representing baseline nature exposure levels. NE_scenario is typically calculated within the model based on a user-defined tree cover target or land use/land cover (LULC) scenario, allowing for assessment of changes in exposure under alternative greening strategies (see section 2.3 for details). </w:t>
      </w:r>
    </w:p>
    <w:p w:rsidR="00000000" w:rsidDel="00000000" w:rsidP="00000000" w:rsidRDefault="00000000" w:rsidRPr="00000000" w14:paraId="0000005A">
      <w:pPr>
        <w:numPr>
          <w:ilvl w:val="0"/>
          <w:numId w:val="3"/>
        </w:numPr>
        <w:ind w:left="720" w:hanging="360"/>
        <w:rPr>
          <w:u w:val="none"/>
        </w:rPr>
      </w:pPr>
      <m:oMath>
        <m:sSub>
          <m:sSubPr>
            <m:ctrlPr>
              <w:rPr/>
            </m:ctrlPr>
          </m:sSubPr>
          <m:e>
            <m:r>
              <w:rPr/>
              <m:t xml:space="preserve">RR</m:t>
            </m:r>
          </m:e>
          <m:sub>
            <m:r>
              <w:rPr/>
              <m:t xml:space="preserve">0.1NE</m:t>
            </m:r>
          </m:sub>
        </m:sSub>
      </m:oMath>
      <w:r w:rsidDel="00000000" w:rsidR="00000000" w:rsidRPr="00000000">
        <w:rPr>
          <w:rtl w:val="0"/>
        </w:rPr>
        <w:t xml:space="preserve">: RR per 0.1 NE increase. By default, the model uses the relative risk associated with a 0.1 increase in NDVI-based nature exposure. This value must be provided by users in the effect size table, based on empirical studies or meta-analyses relevant to the selected health outcome. In the sample data, we derived effect sizes for depression and anxiety from a meta-analysis by </w:t>
      </w:r>
      <w:hyperlink r:id="rId21">
        <w:r w:rsidDel="00000000" w:rsidR="00000000" w:rsidRPr="00000000">
          <w:rPr>
            <w:color w:val="1155cc"/>
            <w:u w:val="single"/>
            <w:rtl w:val="0"/>
          </w:rPr>
          <w:t xml:space="preserve">(Liu et al. 2023)</w:t>
        </w:r>
      </w:hyperlink>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If the risk ratio is not available, while other effect size matrices, such as the odds ratio (OR) is available,  a commonly used method to approximate the RR from an OR is based on a formula proposed by Zhang and Yu </w:t>
      </w:r>
      <w:hyperlink r:id="rId22">
        <w:r w:rsidDel="00000000" w:rsidR="00000000" w:rsidRPr="00000000">
          <w:rPr>
            <w:color w:val="1155cc"/>
            <w:u w:val="single"/>
            <w:vertAlign w:val="baseline"/>
            <w:rtl w:val="0"/>
          </w:rPr>
          <w:t xml:space="preserve">(Zhang and Yu 1998)</w:t>
        </w:r>
      </w:hyperlink>
      <w:r w:rsidDel="00000000" w:rsidR="00000000" w:rsidRPr="00000000">
        <w:rPr>
          <w:rtl w:val="0"/>
        </w:rPr>
        <w:t xml:space="preserve">. This formula requires you to know or estimate the baseline risk (the prevalence or incidence of the outcome in the reference or non-exposed group).</w:t>
      </w:r>
    </w:p>
    <w:p w:rsidR="00000000" w:rsidDel="00000000" w:rsidP="00000000" w:rsidRDefault="00000000" w:rsidRPr="00000000" w14:paraId="0000005D">
      <w:pPr>
        <w:spacing w:after="240" w:before="240" w:lineRule="auto"/>
        <w:rPr/>
      </w:pPr>
      <w:r w:rsidDel="00000000" w:rsidR="00000000" w:rsidRPr="00000000">
        <w:rPr/>
        <w:drawing>
          <wp:inline distB="114300" distT="114300" distL="114300" distR="114300">
            <wp:extent cx="1574800" cy="342900"/>
            <wp:effectExtent b="0" l="0" r="0" t="0"/>
            <wp:docPr id="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574800" cy="342900"/>
                    </a:xfrm>
                    <a:prstGeom prst="rect"/>
                    <a:ln/>
                  </pic:spPr>
                </pic:pic>
              </a:graphicData>
            </a:graphic>
          </wp:inline>
        </w:drawing>
      </w:r>
      <w:r w:rsidDel="00000000" w:rsidR="00000000" w:rsidRPr="00000000">
        <w:rPr>
          <w:rtl w:val="0"/>
        </w:rPr>
        <w:tab/>
        <w:tab/>
        <w:tab/>
        <w:tab/>
        <w:tab/>
        <w:tab/>
        <w:tab/>
        <w:tab/>
        <w:t xml:space="preserve">(5)</w:t>
      </w:r>
    </w:p>
    <w:p w:rsidR="00000000" w:rsidDel="00000000" w:rsidP="00000000" w:rsidRDefault="00000000" w:rsidRPr="00000000" w14:paraId="0000005E">
      <w:pPr>
        <w:spacing w:after="240" w:before="240" w:lineRule="auto"/>
        <w:rPr/>
      </w:pPr>
      <w:r w:rsidDel="00000000" w:rsidR="00000000" w:rsidRPr="00000000">
        <w:rPr>
          <w:rtl w:val="0"/>
        </w:rPr>
        <w:t xml:space="preserve">Where </w:t>
      </w:r>
      <m:oMath>
        <m:sSub>
          <m:sSubPr>
            <m:ctrlPr>
              <w:rPr/>
            </m:ctrlPr>
          </m:sSubPr>
          <m:e>
            <m:r>
              <w:rPr/>
              <m:t xml:space="preserve">p</m:t>
            </m:r>
          </m:e>
          <m:sub>
            <m:r>
              <w:rPr/>
              <m:t xml:space="preserve">0</m:t>
            </m:r>
          </m:sub>
        </m:sSub>
      </m:oMath>
      <w:r w:rsidDel="00000000" w:rsidR="00000000" w:rsidRPr="00000000">
        <w:rPr>
          <w:rtl w:val="0"/>
        </w:rPr>
        <w:t xml:space="preserve"> is the baseline risk. In this modeling case, this should be the </w:t>
      </w:r>
      <w:r w:rsidDel="00000000" w:rsidR="00000000" w:rsidRPr="00000000">
        <w:rPr>
          <w:rtl w:val="0"/>
        </w:rPr>
        <w:t xml:space="preserve">probability of mental disorder for a population without nature exposure or with very limited nature exposure</w:t>
      </w:r>
      <w:r w:rsidDel="00000000" w:rsidR="00000000" w:rsidRPr="00000000">
        <w:rPr>
          <w:rtl w:val="0"/>
        </w:rPr>
        <w:t xml:space="preserve">. </w:t>
      </w:r>
    </w:p>
    <w:p w:rsidR="00000000" w:rsidDel="00000000" w:rsidP="00000000" w:rsidRDefault="00000000" w:rsidRPr="00000000" w14:paraId="0000005F">
      <w:pPr>
        <w:pStyle w:val="Heading2"/>
        <w:numPr>
          <w:ilvl w:val="1"/>
          <w:numId w:val="4"/>
        </w:numPr>
      </w:pPr>
      <w:bookmarkStart w:colFirst="0" w:colLast="0" w:name="_ej03jwh3sgxi" w:id="6"/>
      <w:bookmarkEnd w:id="6"/>
      <w:r w:rsidDel="00000000" w:rsidR="00000000" w:rsidRPr="00000000">
        <w:rPr>
          <w:rtl w:val="0"/>
        </w:rPr>
        <w:t xml:space="preserve"> Nature exposure (NE) estimation</w:t>
      </w:r>
    </w:p>
    <w:p w:rsidR="00000000" w:rsidDel="00000000" w:rsidP="00000000" w:rsidRDefault="00000000" w:rsidRPr="00000000" w14:paraId="00000060">
      <w:pPr>
        <w:ind w:left="0" w:firstLine="0"/>
        <w:rPr/>
      </w:pPr>
      <w:r w:rsidDel="00000000" w:rsidR="00000000" w:rsidRPr="00000000">
        <w:rPr>
          <w:rtl w:val="0"/>
        </w:rPr>
        <w:t xml:space="preserve">To estimate changes in health risk or benefits resulting from landscape modifications—such as those driven by land use planning or land cover change—nature exposure must be assessed under both baseline and scenario conditions (see Equation 3).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The baseline nature exposure is the actual level of greenness as measured by the average NDVI within a defined buffer distance from each residence. In the case study, we calculated the NDVI at a resolution of 30 m using images from the Landsat image collections via Google Earth Engine. Users can also use Sentinel-2  or MODIS (or Moderate Resolution Imaging Spectroradiometer) imagery to derive NDVI rasters. Given the potential mental health benefits of blue spaces, it would be ideal to include them in exposure assessments to more fully capture the diverse contributions of natural environments to human well-being. However, water bodies typically exhibit negative NDVI values, and there is currently insufficient empirical scientific evidence to derive a reliable effect size for blue space exposure using NDVI as a proxy. Consequently</w:t>
      </w:r>
      <w:commentRangeStart w:id="10"/>
      <w:commentRangeStart w:id="11"/>
      <w:r w:rsidDel="00000000" w:rsidR="00000000" w:rsidRPr="00000000">
        <w:rPr>
          <w:rtl w:val="0"/>
        </w:rPr>
        <w:t xml:space="preserve">, the current version of the model provides an option to exclude (mask out) pixels classified as water bodies from the greenness exposure assessment.</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 However, if users have access to robust, peer-reviewed effect sizes linking NDVI-based blue space exposure to health outcomes, they may choose to retain water bodies in the analysis. </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rFonts w:ascii="Roboto Mono" w:cs="Roboto Mono" w:eastAsia="Roboto Mono" w:hAnsi="Roboto Mono"/>
          <w:b w:val="1"/>
          <w:bCs w:val="1"/>
          <w:i w:val="1"/>
          <w:iCs w:val="1"/>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b w:val="1"/>
          <w:bCs w:val="1"/>
          <w:i w:val="1"/>
          <w:iCs w:val="1"/>
          <w:color w:val="188038"/>
          <w:sz w:val="18"/>
          <w:szCs w:val="18"/>
          <w:rtl w:val="0"/>
        </w:rPr>
        <w:t xml:space="preserve">[Assist</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Tool]:</w:t>
      </w:r>
      <w:r w:rsidDel="00000000" w:rsidR="00000000" w:rsidRPr="00000000">
        <w:rPr>
          <w:rFonts w:ascii="Roboto Mono" w:cs="Roboto Mono" w:eastAsia="Roboto Mono" w:hAnsi="Roboto Mono"/>
          <w:b w:val="1"/>
          <w:bCs w:val="1"/>
          <w:i w:val="1"/>
          <w:iCs w:val="1"/>
          <w:color w:val="37474f"/>
          <w:sz w:val="18"/>
          <w:szCs w:val="18"/>
          <w:rtl w:val="0"/>
        </w:rPr>
        <w:t xml:space="preserve"> </w:t>
      </w:r>
    </w:p>
    <w:p w:rsidR="00000000" w:rsidDel="00000000" w:rsidP="00000000" w:rsidRDefault="00000000" w:rsidRPr="00000000" w14:paraId="00000066">
      <w:pPr>
        <w:spacing w:after="0" w:lineRule="auto"/>
        <w:rPr>
          <w:rFonts w:ascii="Roboto Mono" w:cs="Roboto Mono" w:eastAsia="Roboto Mono" w:hAnsi="Roboto Mono"/>
          <w:b w:val="1"/>
          <w:bCs w:val="1"/>
          <w:i w:val="1"/>
          <w:iCs w:val="1"/>
          <w:color w:val="188038"/>
          <w:sz w:val="18"/>
          <w:szCs w:val="18"/>
        </w:rPr>
      </w:pPr>
      <w:r w:rsidDel="00000000" w:rsidR="00000000" w:rsidRPr="00000000">
        <w:rPr>
          <w:rtl w:val="0"/>
        </w:rPr>
      </w:r>
    </w:p>
    <w:p w:rsidR="00000000" w:rsidDel="00000000" w:rsidP="00000000" w:rsidRDefault="00000000" w:rsidRPr="00000000" w14:paraId="00000067">
      <w:pPr>
        <w:spacing w:after="0" w:lineRule="auto"/>
        <w:rPr>
          <w:rFonts w:ascii="Roboto Mono" w:cs="Roboto Mono" w:eastAsia="Roboto Mono" w:hAnsi="Roboto Mono"/>
          <w:i w:val="1"/>
          <w:iCs w:val="1"/>
          <w:color w:val="b80672"/>
          <w:sz w:val="18"/>
          <w:szCs w:val="18"/>
        </w:rPr>
      </w:pPr>
      <w:r w:rsidDel="00000000" w:rsidR="00000000" w:rsidRPr="00000000">
        <w:rPr>
          <w:rFonts w:ascii="Roboto Mono" w:cs="Roboto Mono" w:eastAsia="Roboto Mono" w:hAnsi="Roboto Mono"/>
          <w:b w:val="1"/>
          <w:bCs w:val="1"/>
          <w:i w:val="1"/>
          <w:iCs w:val="1"/>
          <w:color w:val="188038"/>
          <w:sz w:val="18"/>
          <w:szCs w:val="18"/>
          <w:rtl w:val="0"/>
        </w:rPr>
        <w:t xml:space="preserve">Google</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Earth</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Engine</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script</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for</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generating</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NDVI</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rasters</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from</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the</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Landsat</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image</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collection</w:t>
      </w:r>
      <w:r w:rsidDel="00000000" w:rsidR="00000000" w:rsidRPr="00000000">
        <w:rPr>
          <w:rFonts w:ascii="Roboto Mono" w:cs="Roboto Mono" w:eastAsia="Roboto Mono" w:hAnsi="Roboto Mono"/>
          <w:b w:val="1"/>
          <w:bCs w:val="1"/>
          <w:i w:val="1"/>
          <w:iCs w:val="1"/>
          <w:color w:val="37474f"/>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(1986–present):</w:t>
      </w:r>
      <w:r w:rsidDel="00000000" w:rsidR="00000000" w:rsidRPr="00000000">
        <w:rPr>
          <w:rFonts w:ascii="Roboto Mono" w:cs="Roboto Mono" w:eastAsia="Roboto Mono" w:hAnsi="Roboto Mono"/>
          <w:b w:val="1"/>
          <w:bCs w:val="1"/>
          <w:i w:val="1"/>
          <w:iCs w:val="1"/>
          <w:color w:val="37474f"/>
          <w:sz w:val="18"/>
          <w:szCs w:val="18"/>
          <w:rtl w:val="0"/>
        </w:rPr>
        <w:t xml:space="preserve"> </w:t>
      </w:r>
      <w:hyperlink r:id="rId24">
        <w:r w:rsidDel="00000000" w:rsidR="00000000" w:rsidRPr="00000000">
          <w:rPr>
            <w:rFonts w:ascii="Roboto Mono" w:cs="Roboto Mono" w:eastAsia="Roboto Mono" w:hAnsi="Roboto Mono"/>
            <w:i w:val="1"/>
            <w:iCs w:val="1"/>
            <w:color w:val="188038"/>
            <w:sz w:val="18"/>
            <w:szCs w:val="18"/>
            <w:u w:val="single"/>
            <w:rtl w:val="0"/>
          </w:rPr>
          <w:t xml:space="preserve">https://code.earthengine.google.com/70c17ec2df3486da1c0013e3967c3619?accept_repo</w:t>
        </w:r>
      </w:hyperlink>
      <w:r w:rsidDel="00000000" w:rsidR="00000000" w:rsidRPr="00000000">
        <w:rPr>
          <w:rFonts w:ascii="Roboto Mono" w:cs="Roboto Mono" w:eastAsia="Roboto Mono" w:hAnsi="Roboto Mono"/>
          <w:i w:val="1"/>
          <w:iCs w:val="1"/>
          <w:color w:val="b80672"/>
          <w:sz w:val="18"/>
          <w:szCs w:val="18"/>
          <w:rtl w:val="0"/>
        </w:rPr>
        <w:t xml:space="preserve"> </w:t>
      </w:r>
    </w:p>
    <w:p w:rsidR="00000000" w:rsidDel="00000000" w:rsidP="00000000" w:rsidRDefault="00000000" w:rsidRPr="00000000" w14:paraId="00000068">
      <w:pPr>
        <w:spacing w:after="0" w:lineRule="auto"/>
        <w:rPr>
          <w:rFonts w:ascii="Roboto Mono" w:cs="Roboto Mono" w:eastAsia="Roboto Mono" w:hAnsi="Roboto Mono"/>
          <w:i w:val="1"/>
          <w:iCs w:val="1"/>
          <w:color w:val="b80672"/>
          <w:sz w:val="18"/>
          <w:szCs w:val="18"/>
        </w:rPr>
      </w:pPr>
      <w:r w:rsidDel="00000000" w:rsidR="00000000" w:rsidRPr="00000000">
        <w:rPr>
          <w:rtl w:val="0"/>
        </w:rPr>
      </w:r>
    </w:p>
    <w:p w:rsidR="00000000" w:rsidDel="00000000" w:rsidP="00000000" w:rsidRDefault="00000000" w:rsidRPr="00000000" w14:paraId="00000069">
      <w:pPr>
        <w:spacing w:after="0" w:lineRule="auto"/>
        <w:rPr>
          <w:rFonts w:ascii="Roboto Mono" w:cs="Roboto Mono" w:eastAsia="Roboto Mono" w:hAnsi="Roboto Mono"/>
          <w:b w:val="1"/>
          <w:bCs w:val="1"/>
          <w:i w:val="1"/>
          <w:iCs w:val="1"/>
          <w:color w:val="b80672"/>
          <w:sz w:val="18"/>
          <w:szCs w:val="18"/>
        </w:rPr>
      </w:pPr>
      <w:r w:rsidDel="00000000" w:rsidR="00000000" w:rsidRPr="00000000">
        <w:rPr>
          <w:rFonts w:ascii="Roboto Mono" w:cs="Roboto Mono" w:eastAsia="Roboto Mono" w:hAnsi="Roboto Mono"/>
          <w:b w:val="1"/>
          <w:bCs w:val="1"/>
          <w:i w:val="1"/>
          <w:iCs w:val="1"/>
          <w:color w:val="188038"/>
          <w:sz w:val="18"/>
          <w:szCs w:val="18"/>
          <w:rtl w:val="0"/>
        </w:rPr>
        <w:t xml:space="preserve">Google</w:t>
      </w:r>
      <w:r w:rsidDel="00000000" w:rsidR="00000000" w:rsidRPr="00000000">
        <w:rPr>
          <w:rFonts w:ascii="Roboto Mono" w:cs="Roboto Mono" w:eastAsia="Roboto Mono" w:hAnsi="Roboto Mono"/>
          <w:b w:val="1"/>
          <w:bCs w:val="1"/>
          <w:i w:val="1"/>
          <w:iCs w:val="1"/>
          <w:color w:val="b80672"/>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Earth</w:t>
      </w:r>
      <w:r w:rsidDel="00000000" w:rsidR="00000000" w:rsidRPr="00000000">
        <w:rPr>
          <w:rFonts w:ascii="Roboto Mono" w:cs="Roboto Mono" w:eastAsia="Roboto Mono" w:hAnsi="Roboto Mono"/>
          <w:b w:val="1"/>
          <w:bCs w:val="1"/>
          <w:i w:val="1"/>
          <w:iCs w:val="1"/>
          <w:color w:val="b80672"/>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Engine</w:t>
      </w:r>
      <w:r w:rsidDel="00000000" w:rsidR="00000000" w:rsidRPr="00000000">
        <w:rPr>
          <w:rFonts w:ascii="Roboto Mono" w:cs="Roboto Mono" w:eastAsia="Roboto Mono" w:hAnsi="Roboto Mono"/>
          <w:b w:val="1"/>
          <w:bCs w:val="1"/>
          <w:i w:val="1"/>
          <w:iCs w:val="1"/>
          <w:color w:val="b80672"/>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script</w:t>
      </w:r>
      <w:r w:rsidDel="00000000" w:rsidR="00000000" w:rsidRPr="00000000">
        <w:rPr>
          <w:rFonts w:ascii="Roboto Mono" w:cs="Roboto Mono" w:eastAsia="Roboto Mono" w:hAnsi="Roboto Mono"/>
          <w:b w:val="1"/>
          <w:bCs w:val="1"/>
          <w:i w:val="1"/>
          <w:iCs w:val="1"/>
          <w:color w:val="b80672"/>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for</w:t>
      </w:r>
      <w:r w:rsidDel="00000000" w:rsidR="00000000" w:rsidRPr="00000000">
        <w:rPr>
          <w:rFonts w:ascii="Roboto Mono" w:cs="Roboto Mono" w:eastAsia="Roboto Mono" w:hAnsi="Roboto Mono"/>
          <w:b w:val="1"/>
          <w:bCs w:val="1"/>
          <w:i w:val="1"/>
          <w:iCs w:val="1"/>
          <w:color w:val="b80672"/>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generating</w:t>
      </w:r>
      <w:r w:rsidDel="00000000" w:rsidR="00000000" w:rsidRPr="00000000">
        <w:rPr>
          <w:rFonts w:ascii="Roboto Mono" w:cs="Roboto Mono" w:eastAsia="Roboto Mono" w:hAnsi="Roboto Mono"/>
          <w:b w:val="1"/>
          <w:bCs w:val="1"/>
          <w:i w:val="1"/>
          <w:iCs w:val="1"/>
          <w:color w:val="b80672"/>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tree canopy cover (tcc)</w:t>
      </w:r>
      <w:r w:rsidDel="00000000" w:rsidR="00000000" w:rsidRPr="00000000">
        <w:rPr>
          <w:rFonts w:ascii="Roboto Mono" w:cs="Roboto Mono" w:eastAsia="Roboto Mono" w:hAnsi="Roboto Mono"/>
          <w:b w:val="1"/>
          <w:bCs w:val="1"/>
          <w:i w:val="1"/>
          <w:iCs w:val="1"/>
          <w:color w:val="b80672"/>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rasters</w:t>
      </w:r>
      <w:r w:rsidDel="00000000" w:rsidR="00000000" w:rsidRPr="00000000">
        <w:rPr>
          <w:rFonts w:ascii="Roboto Mono" w:cs="Roboto Mono" w:eastAsia="Roboto Mono" w:hAnsi="Roboto Mono"/>
          <w:b w:val="1"/>
          <w:bCs w:val="1"/>
          <w:i w:val="1"/>
          <w:iCs w:val="1"/>
          <w:color w:val="b80672"/>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from</w:t>
      </w:r>
      <w:r w:rsidDel="00000000" w:rsidR="00000000" w:rsidRPr="00000000">
        <w:rPr>
          <w:rFonts w:ascii="Roboto Mono" w:cs="Roboto Mono" w:eastAsia="Roboto Mono" w:hAnsi="Roboto Mono"/>
          <w:b w:val="1"/>
          <w:bCs w:val="1"/>
          <w:i w:val="1"/>
          <w:iCs w:val="1"/>
          <w:color w:val="b80672"/>
          <w:sz w:val="18"/>
          <w:szCs w:val="18"/>
          <w:rtl w:val="0"/>
        </w:rPr>
        <w:t xml:space="preserve"> </w:t>
      </w:r>
      <w:r w:rsidDel="00000000" w:rsidR="00000000" w:rsidRPr="00000000">
        <w:rPr>
          <w:rFonts w:ascii="Roboto Mono" w:cs="Roboto Mono" w:eastAsia="Roboto Mono" w:hAnsi="Roboto Mono"/>
          <w:b w:val="1"/>
          <w:bCs w:val="1"/>
          <w:i w:val="1"/>
          <w:iCs w:val="1"/>
          <w:color w:val="188038"/>
          <w:sz w:val="18"/>
          <w:szCs w:val="18"/>
          <w:rtl w:val="0"/>
        </w:rPr>
        <w:t xml:space="preserve">existing</w:t>
      </w:r>
      <w:r w:rsidDel="00000000" w:rsidR="00000000" w:rsidRPr="00000000">
        <w:rPr>
          <w:rFonts w:ascii="Roboto Mono" w:cs="Roboto Mono" w:eastAsia="Roboto Mono" w:hAnsi="Roboto Mono"/>
          <w:b w:val="1"/>
          <w:bCs w:val="1"/>
          <w:i w:val="1"/>
          <w:iCs w:val="1"/>
          <w:color w:val="188038"/>
          <w:sz w:val="18"/>
          <w:szCs w:val="18"/>
          <w:rtl w:val="0"/>
        </w:rPr>
        <w:t xml:space="preserve"> datasets</w:t>
      </w:r>
      <w:r w:rsidDel="00000000" w:rsidR="00000000" w:rsidRPr="00000000">
        <w:rPr>
          <w:rtl w:val="0"/>
        </w:rPr>
      </w:r>
    </w:p>
    <w:p w:rsidR="00000000" w:rsidDel="00000000" w:rsidP="00000000" w:rsidRDefault="00000000" w:rsidRPr="00000000" w14:paraId="0000006A">
      <w:pPr>
        <w:spacing w:after="0" w:lineRule="auto"/>
        <w:rPr>
          <w:rFonts w:ascii="Roboto Mono" w:cs="Roboto Mono" w:eastAsia="Roboto Mono" w:hAnsi="Roboto Mono"/>
          <w:i w:val="1"/>
          <w:iCs w:val="1"/>
          <w:color w:val="b80672"/>
          <w:sz w:val="18"/>
          <w:szCs w:val="18"/>
        </w:rPr>
      </w:pPr>
      <w:hyperlink r:id="rId25">
        <w:r w:rsidDel="00000000" w:rsidR="00000000" w:rsidRPr="00000000">
          <w:rPr>
            <w:rFonts w:ascii="Roboto Mono" w:cs="Roboto Mono" w:eastAsia="Roboto Mono" w:hAnsi="Roboto Mono"/>
            <w:i w:val="1"/>
            <w:iCs w:val="1"/>
            <w:color w:val="188038"/>
            <w:sz w:val="18"/>
            <w:szCs w:val="18"/>
            <w:u w:val="single"/>
            <w:rtl w:val="0"/>
          </w:rPr>
          <w:t xml:space="preserve">https://code.earthengine.google.com/?accept_repo=users/yingjieli/invest-mh</w:t>
        </w:r>
      </w:hyperlink>
      <w:r w:rsidDel="00000000" w:rsidR="00000000" w:rsidRPr="00000000">
        <w:rPr>
          <w:rFonts w:ascii="Roboto Mono" w:cs="Roboto Mono" w:eastAsia="Roboto Mono" w:hAnsi="Roboto Mono"/>
          <w:i w:val="1"/>
          <w:iCs w:val="1"/>
          <w:color w:val="188038"/>
          <w:sz w:val="18"/>
          <w:szCs w:val="18"/>
          <w:rtl w:val="0"/>
        </w:rPr>
        <w:t xml:space="preserve">  </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Nature exposure under a scenario condition can be estimated using one of three approaches, designed to leverage the best available scientific knowledge while enhancing communication with policymakers. Each option is detailed in the following subsections.</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pStyle w:val="Heading3"/>
        <w:numPr>
          <w:ilvl w:val="2"/>
          <w:numId w:val="4"/>
        </w:numPr>
        <w:ind w:left="1080" w:hanging="720"/>
      </w:pPr>
      <w:bookmarkStart w:colFirst="0" w:colLast="0" w:name="_8fspygvuu88f" w:id="7"/>
      <w:bookmarkEnd w:id="7"/>
      <w:commentRangeStart w:id="12"/>
      <w:commentRangeStart w:id="13"/>
      <w:commentRangeStart w:id="14"/>
      <w:commentRangeStart w:id="15"/>
      <w:r w:rsidDel="00000000" w:rsidR="00000000" w:rsidRPr="00000000">
        <w:rPr>
          <w:rtl w:val="0"/>
        </w:rPr>
        <w:t xml:space="preserve">NE estimation [option 1] - tree cover scenarios</w:t>
      </w:r>
    </w:p>
    <w:p w:rsidR="00000000" w:rsidDel="00000000" w:rsidP="00000000" w:rsidRDefault="00000000" w:rsidRPr="00000000" w14:paraId="0000006F">
      <w:pPr>
        <w:ind w:left="0" w:firstLine="0"/>
        <w:rPr/>
      </w:pPr>
      <w:r w:rsidDel="00000000" w:rsidR="00000000" w:rsidRPr="00000000">
        <w:rPr>
          <w:rtl w:val="0"/>
        </w:rPr>
        <w:t xml:space="preserve">The first approach estimates scenario-based nature exposure using a user-defined tree cover target. </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Tree canopy cover is a promising and appealing argument for stakeholders, especially urban policy makers, to set an intuitive goal. A recent study has used tree canopy cover for a counterfactual scenario and linked the target to NDVI changes for health impact assessment </w:t>
      </w:r>
      <w:hyperlink r:id="rId26">
        <w:r w:rsidDel="00000000" w:rsidR="00000000" w:rsidRPr="00000000">
          <w:rPr>
            <w:color w:val="1155cc"/>
            <w:u w:val="single"/>
            <w:rtl w:val="0"/>
          </w:rPr>
          <w:t xml:space="preserve">(Giannico et al. 2024)</w:t>
        </w:r>
      </w:hyperlink>
      <w:r w:rsidDel="00000000" w:rsidR="00000000" w:rsidRPr="00000000">
        <w:rPr>
          <w:rtl w:val="0"/>
        </w:rPr>
        <w:t xml:space="preserve">. The proposed model follows the same framework to estimate preventable mental disorders. </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To translate a tree cover target into an NDVI-based scenario, we follow the approach of Giannico et al. (2024), which establishes a non-linear relationship between tree canopy cover (%) and population-weighted NDVI using Generalized Additive Model (GAM). The model specification is as follows in Equation (6):</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m:oMath>
        <m:sSub>
          <m:sSubPr>
            <m:ctrlPr>
              <w:rPr/>
            </m:ctrlPr>
          </m:sSubPr>
          <m:e>
            <m:r>
              <w:rPr/>
              <m:t xml:space="preserve">NDVI</m:t>
            </m:r>
          </m:e>
          <m:sub>
            <m:r>
              <w:rPr/>
              <m:t xml:space="preserve">i</m:t>
            </m:r>
          </m:sub>
        </m:sSub>
        <m:r>
          <w:rPr/>
          <m:t xml:space="preserve">=</m:t>
        </m:r>
        <m:sSub>
          <m:sSubPr>
            <m:ctrlPr>
              <w:rPr/>
            </m:ctrlPr>
          </m:sSubPr>
          <m:e>
            <m:r>
              <w:rPr/>
              <m:t>β</m:t>
            </m:r>
          </m:e>
          <m:sub>
            <m:r>
              <w:rPr/>
              <m:t xml:space="preserve">0</m:t>
            </m:r>
          </m:sub>
        </m:sSub>
        <m:r>
          <w:rPr/>
          <m:t xml:space="preserve">+f(</m:t>
        </m:r>
        <m:sSub>
          <m:sSubPr>
            <m:ctrlPr>
              <w:rPr/>
            </m:ctrlPr>
          </m:sSubPr>
          <m:e>
            <m:r>
              <w:rPr/>
              <m:t xml:space="preserve">TreeCover</m:t>
            </m:r>
          </m:e>
          <m:sub>
            <m:r>
              <w:rPr/>
              <m:t xml:space="preserve">i</m:t>
            </m:r>
          </m:sub>
        </m:sSub>
        <m:r>
          <w:rPr/>
          <m:t xml:space="preserve">)+</m:t>
        </m:r>
        <m:sSub>
          <m:sSubPr>
            <m:ctrlPr>
              <w:rPr/>
            </m:ctrlPr>
          </m:sSubPr>
          <m:e>
            <m:r>
              <w:rPr/>
              <m:t>ϵ</m:t>
            </m:r>
          </m:e>
          <m:sub>
            <m:r>
              <w:rPr/>
              <m:t xml:space="preserve">i</m:t>
            </m:r>
          </m:sub>
        </m:sSub>
      </m:oMath>
      <w:r w:rsidDel="00000000" w:rsidR="00000000" w:rsidRPr="00000000">
        <w:rPr>
          <w:rtl w:val="0"/>
        </w:rPr>
        <w:tab/>
        <w:tab/>
        <w:tab/>
        <w:tab/>
        <w:tab/>
        <w:tab/>
        <w:tab/>
        <w:t xml:space="preserve">(6)</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where NDVI_i is the normalized difference vegetation index at location 𝑖, </w:t>
      </w:r>
      <w:commentRangeStart w:id="16"/>
      <w:r w:rsidDel="00000000" w:rsidR="00000000" w:rsidRPr="00000000">
        <w:rPr>
          <w:rtl w:val="0"/>
        </w:rPr>
        <w:t xml:space="preserve">𝛽_0 is the intercept</w:t>
      </w:r>
      <w:commentRangeEnd w:id="16"/>
      <w:r w:rsidDel="00000000" w:rsidR="00000000" w:rsidRPr="00000000">
        <w:commentReference w:id="16"/>
      </w:r>
      <w:r w:rsidDel="00000000" w:rsidR="00000000" w:rsidRPr="00000000">
        <w:rPr>
          <w:rtl w:val="0"/>
        </w:rPr>
        <w:t xml:space="preserve">, 𝑓(.) is a smooth function of tree canopy cover, and </w:t>
      </w:r>
      <w:commentRangeStart w:id="17"/>
      <w:commentRangeStart w:id="18"/>
      <w:r w:rsidDel="00000000" w:rsidR="00000000" w:rsidRPr="00000000">
        <w:rPr>
          <w:rtl w:val="0"/>
        </w:rPr>
        <w:t xml:space="preserve">𝜀_i  is the error term assumed to be normally distributed with mean zero</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 𝛽_0 and 𝜀_i are calculated from GAM (see an example Python code below). We applied a cubic regression spline for f(.), as it provides a flexible yet stable approximation of non-linear relationships. The model was fit using population as a sampling weight, so that estimates reflect population-relevant patterns in greenness exposure. </w:t>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pygam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LinearGAM,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t>
      </w:r>
    </w:p>
    <w:p w:rsidR="00000000" w:rsidDel="00000000" w:rsidP="00000000" w:rsidRDefault="00000000" w:rsidRPr="00000000" w14:paraId="0000007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Define model with cubic spline</w:t>
      </w:r>
    </w:p>
    <w:p w:rsidR="00000000" w:rsidDel="00000000" w:rsidP="00000000" w:rsidRDefault="00000000" w:rsidRPr="00000000" w14:paraId="0000007A">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gam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LinearGAM(s(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n_splines=</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basis=</w:t>
      </w:r>
      <w:r w:rsidDel="00000000" w:rsidR="00000000" w:rsidRPr="00000000">
        <w:rPr>
          <w:rFonts w:ascii="Roboto Mono" w:cs="Roboto Mono" w:eastAsia="Roboto Mono" w:hAnsi="Roboto Mono"/>
          <w:color w:val="188038"/>
          <w:sz w:val="18"/>
          <w:szCs w:val="18"/>
          <w:rtl w:val="0"/>
        </w:rPr>
        <w:t xml:space="preserve">'cr'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Cubic spline (cr)</w:t>
      </w:r>
    </w:p>
    <w:p w:rsidR="00000000" w:rsidDel="00000000" w:rsidP="00000000" w:rsidRDefault="00000000" w:rsidRPr="00000000" w14:paraId="0000007B">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C">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Prepare data</w:t>
      </w:r>
    </w:p>
    <w:p w:rsidR="00000000" w:rsidDel="00000000" w:rsidP="00000000" w:rsidRDefault="00000000" w:rsidRPr="00000000" w14:paraId="0000007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188038"/>
          <w:sz w:val="18"/>
          <w:szCs w:val="18"/>
          <w:rtl w:val="0"/>
        </w:rPr>
        <w:t xml:space="preserve">'canopy_cover'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188038"/>
          <w:sz w:val="18"/>
          <w:szCs w:val="18"/>
          <w:rtl w:val="0"/>
        </w:rPr>
        <w:t xml:space="preserve">'ndvi'</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weights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188038"/>
          <w:sz w:val="18"/>
          <w:szCs w:val="18"/>
          <w:rtl w:val="0"/>
        </w:rPr>
        <w:t xml:space="preserve">'population'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1">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Fit model with population weights</w:t>
      </w:r>
    </w:p>
    <w:p w:rsidR="00000000" w:rsidDel="00000000" w:rsidP="00000000" w:rsidRDefault="00000000" w:rsidRPr="00000000" w14:paraId="00000082">
      <w:pPr>
        <w:spacing w:after="0" w:lineRule="auto"/>
        <w:rPr>
          <w:rFonts w:ascii="Roboto Mono" w:cs="Roboto Mono" w:eastAsia="Roboto Mono" w:hAnsi="Roboto Mono"/>
          <w:color w:val="37474f"/>
          <w:sz w:val="18"/>
          <w:szCs w:val="18"/>
        </w:rPr>
      </w:pPr>
      <w:commentRangeStart w:id="19"/>
      <w:commentRangeStart w:id="20"/>
      <w:r w:rsidDel="00000000" w:rsidR="00000000" w:rsidRPr="00000000">
        <w:rPr>
          <w:rFonts w:ascii="Roboto Mono" w:cs="Roboto Mono" w:eastAsia="Roboto Mono" w:hAnsi="Roboto Mono"/>
          <w:color w:val="37474f"/>
          <w:sz w:val="18"/>
          <w:szCs w:val="18"/>
          <w:rtl w:val="0"/>
        </w:rPr>
        <w:t xml:space="preserve">gam.fit(X,y, weights)</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8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4">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Summary</w:t>
      </w:r>
    </w:p>
    <w:p w:rsidR="00000000" w:rsidDel="00000000" w:rsidP="00000000" w:rsidRDefault="00000000" w:rsidRPr="00000000" w14:paraId="0000008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(gam.summary())</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This translation serves as a practical tool for communicating with stakeholders across diverse knowledge backgrounds. For instance, in the Italy case study, achieving 30% tree cover corresponded to NDVI values at the 75th percentile of the population-weighted NDVI distribution. This suggests that reaching the tree cover target could elevate nature exposure levels to or above what 75% of the population currently experiences, effectively illustrating the potential magnitude of health benefits under the greening scenario </w:t>
      </w:r>
      <w:hyperlink r:id="rId27">
        <w:r w:rsidDel="00000000" w:rsidR="00000000" w:rsidRPr="00000000">
          <w:rPr>
            <w:color w:val="1155cc"/>
            <w:u w:val="single"/>
            <w:rtl w:val="0"/>
          </w:rPr>
          <w:t xml:space="preserve">(Giannico et al. 2024)</w:t>
        </w:r>
      </w:hyperlink>
      <w:r w:rsidDel="00000000" w:rsidR="00000000" w:rsidRPr="00000000">
        <w:rPr>
          <w:rtl w:val="0"/>
        </w:rPr>
        <w:t xml:space="preserve">. </w:t>
      </w:r>
      <w:commentRangeStart w:id="21"/>
      <w:commentRangeStart w:id="22"/>
      <w:commentRangeStart w:id="23"/>
      <w:commentRangeStart w:id="24"/>
      <w:r w:rsidDel="00000000" w:rsidR="00000000" w:rsidRPr="00000000">
        <w:rPr>
          <w:rtl w:val="0"/>
        </w:rPr>
        <w:t xml:space="preserve">This proposed model automatically performs the translation from tree cover target to NDVI-based exposure (NE_scenario) once the user provides a baseline NDVI raster, a tree cover raster, and a defined tree cover target (</w:t>
      </w:r>
      <w:hyperlink w:anchor="fig_tc_ndvi">
        <w:r w:rsidDel="00000000" w:rsidR="00000000" w:rsidRPr="00000000">
          <w:rPr>
            <w:color w:val="1155cc"/>
            <w:u w:val="single"/>
            <w:rtl w:val="0"/>
          </w:rPr>
          <w:t xml:space="preserve">Figure 3</w:t>
        </w:r>
      </w:hyperlink>
      <w:r w:rsidDel="00000000" w:rsidR="00000000" w:rsidRPr="00000000">
        <w:rPr>
          <w:rtl w:val="0"/>
        </w:rPr>
        <w:t xml:space="preserve">).</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 The change in nature exposure (ΔNE) is then calculated by subtracting the baseline exposure (NE_baseline) from the scenario exposure (NE_scenario), forming the basis for estimating potential health benefits.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some cases, certain districts may already exceed the city-wide tree cover target or have higher NDVI values than the target scenario. </w:t>
      </w:r>
      <w:r w:rsidDel="00000000" w:rsidR="00000000" w:rsidRPr="00000000">
        <w:rPr>
          <w:rtl w:val="0"/>
        </w:rPr>
        <w:t xml:space="preserve">Additionally, it is unlikely that a city-wide urban greening target would involve removing existing greenspace (but for scenarios involving more spatially explicit land use changes—including the conversion of greenspace to non-green uses—please refer to Options 2 and 3).</w:t>
      </w:r>
      <w:r w:rsidDel="00000000" w:rsidR="00000000" w:rsidRPr="00000000">
        <w:rPr>
          <w:rtl w:val="0"/>
        </w:rPr>
        <w:t xml:space="preserve"> To avoid misleading or confusing results from option 1 case, </w:t>
      </w:r>
      <w:commentRangeStart w:id="25"/>
      <w:commentRangeStart w:id="26"/>
      <w:commentRangeStart w:id="27"/>
      <w:commentRangeStart w:id="28"/>
      <w:commentRangeStart w:id="29"/>
      <w:r w:rsidDel="00000000" w:rsidR="00000000" w:rsidRPr="00000000">
        <w:rPr>
          <w:rtl w:val="0"/>
        </w:rPr>
        <w:t xml:space="preserve">the model automatically sets negative ΔNE values to NoData, indicating that no additional greening—and thus no additional benefit—is expected in those areas.</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t xml:space="preserve"> For transparency and quality assurance, the original output with negative values is also saved separately in the output folder for reference.  </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drawing>
          <wp:inline distB="114300" distT="114300" distL="114300" distR="114300">
            <wp:extent cx="5920511" cy="1970187"/>
            <wp:effectExtent b="0" l="0" r="0" t="0"/>
            <wp:docPr id="6" name="image2.png"/>
            <a:graphic>
              <a:graphicData uri="http://schemas.openxmlformats.org/drawingml/2006/picture">
                <pic:pic>
                  <pic:nvPicPr>
                    <pic:cNvPr id="0" name="image2.png"/>
                    <pic:cNvPicPr preferRelativeResize="0"/>
                  </pic:nvPicPr>
                  <pic:blipFill>
                    <a:blip r:embed="rId28"/>
                    <a:srcRect b="12800" l="9134" r="28365" t="48509"/>
                    <a:stretch>
                      <a:fillRect/>
                    </a:stretch>
                  </pic:blipFill>
                  <pic:spPr>
                    <a:xfrm>
                      <a:off x="0" y="0"/>
                      <a:ext cx="5920511" cy="197018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hyperlink w:anchor="figur_tc_ndvi">
        <w:r w:rsidDel="00000000" w:rsidR="00000000" w:rsidRPr="00000000">
          <w:rPr>
            <w:color w:val="1155cc"/>
            <w:u w:val="single"/>
            <w:rtl w:val="0"/>
          </w:rPr>
          <w:t xml:space="preserve">Figure 3</w:t>
        </w:r>
      </w:hyperlink>
      <w:r w:rsidDel="00000000" w:rsidR="00000000" w:rsidRPr="00000000">
        <w:rPr>
          <w:rtl w:val="0"/>
        </w:rPr>
        <w:t xml:space="preserve">. Illustration of how the correlation between tree canopy cover and population-weighted NDVI is used to </w:t>
      </w:r>
      <w:commentRangeStart w:id="30"/>
      <w:r w:rsidDel="00000000" w:rsidR="00000000" w:rsidRPr="00000000">
        <w:rPr>
          <w:rtl w:val="0"/>
        </w:rPr>
        <w:t xml:space="preserve">translate </w:t>
      </w:r>
      <w:commentRangeEnd w:id="30"/>
      <w:r w:rsidDel="00000000" w:rsidR="00000000" w:rsidRPr="00000000">
        <w:commentReference w:id="30"/>
      </w:r>
      <w:r w:rsidDel="00000000" w:rsidR="00000000" w:rsidRPr="00000000">
        <w:rPr>
          <w:rtl w:val="0"/>
        </w:rPr>
        <w:t xml:space="preserve">a tree cover target into an NDVI-based nature exposure scenario. </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b w:val="1"/>
          <w:bCs w:val="1"/>
          <w:i w:val="1"/>
          <w:iCs w:val="1"/>
        </w:rPr>
      </w:pPr>
      <w:r w:rsidDel="00000000" w:rsidR="00000000" w:rsidRPr="00000000">
        <w:rPr>
          <w:b w:val="1"/>
          <w:bCs w:val="1"/>
          <w:i w:val="1"/>
          <w:iCs w:val="1"/>
          <w:rtl w:val="0"/>
        </w:rPr>
        <w:t xml:space="preserve">Further Details on Population-Weighted Exposure (PWE)</w:t>
      </w:r>
    </w:p>
    <w:p w:rsidR="00000000" w:rsidDel="00000000" w:rsidP="00000000" w:rsidRDefault="00000000" w:rsidRPr="00000000" w14:paraId="00000090">
      <w:pPr>
        <w:ind w:left="0" w:firstLine="0"/>
        <w:rPr/>
      </w:pPr>
      <w:r w:rsidDel="00000000" w:rsidR="00000000" w:rsidRPr="00000000">
        <w:rPr>
          <w:rtl w:val="0"/>
        </w:rPr>
        <w:t xml:space="preserve">The model uses population-weighted NDVI to estimate the average greenness exposure experienced by people in a given area. This approach recognizes that the benefits of green space are more impactful where larger numbers of people live in close proximity to vegetation. PWE has been widely used in health impact assessments, including studies on air pollution exposure and environmental equity (citations). </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 calculate population-weighted NDVI, users must define a case-specific search radius (d) that reflects the typical distance people are likely to access residential green space. In our example, we use a 300-meter buffer based on recommendations from the World Health Organization (WHO) and Konijnendijk et al., representing approximately a 5-minute walk along pedestrian-accessible routes (</w:t>
      </w:r>
      <w:hyperlink w:anchor="fig_residential">
        <w:r w:rsidDel="00000000" w:rsidR="00000000" w:rsidRPr="00000000">
          <w:rPr>
            <w:color w:val="1155cc"/>
            <w:u w:val="single"/>
            <w:rtl w:val="0"/>
          </w:rPr>
          <w:t xml:space="preserve">Figure 4</w:t>
        </w:r>
      </w:hyperlink>
      <w:r w:rsidDel="00000000" w:rsidR="00000000" w:rsidRPr="00000000">
        <w:rPr>
          <w:rtl w:val="0"/>
        </w:rPr>
        <w:t xml:space="preserve">). </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For each inhabited point (e.g., grid cell with population data), a circular buffer of radius d is generated. The mean NDVI of all pixels within the buffer is then calculated. To compute the overall population-weighted exposure (PWE), these NDVI values are averaged across the study area, weighted by the population count at each centroid. The full calculation is described in Equation (7).</w:t>
      </w:r>
    </w:p>
    <w:p w:rsidR="00000000" w:rsidDel="00000000" w:rsidP="00000000" w:rsidRDefault="00000000" w:rsidRPr="00000000" w14:paraId="00000095">
      <w:pPr>
        <w:ind w:left="0" w:firstLine="0"/>
        <w:rPr/>
      </w:pPr>
      <m:oMath>
        <m:sSub>
          <m:sSubPr>
            <m:ctrlPr>
              <w:rPr/>
            </m:ctrlPr>
          </m:sSubPr>
          <m:e>
            <m:r>
              <w:rPr/>
              <m:t xml:space="preserve">PWE</m:t>
            </m:r>
          </m:e>
          <m:sub>
            <m:r>
              <w:rPr/>
              <m:t xml:space="preserve">d</m:t>
            </m:r>
          </m:sub>
        </m:sSub>
        <m:r>
          <w:rPr/>
          <m:t xml:space="preserve"> = </m:t>
        </m:r>
        <m:nary>
          <m:naryPr>
            <m:chr m:val="∑"/>
            <m:ctrlPr>
              <w:rPr/>
            </m:ctrlPr>
          </m:naryPr>
          <m:sub>
            <m:r>
              <w:rPr/>
              <m:t xml:space="preserve">d</m:t>
            </m:r>
          </m:sub>
          <m:sup/>
        </m:nary>
        <m:r>
          <w:rPr/>
          <m:t xml:space="preserve">(</m:t>
        </m:r>
        <m:sSub>
          <m:sSubPr>
            <m:ctrlPr>
              <w:rPr/>
            </m:ctrlPr>
          </m:sSubPr>
          <m:e>
            <m:r>
              <w:rPr/>
              <m:t xml:space="preserve">NDVI</m:t>
            </m:r>
          </m:e>
          <m:sub>
            <m:r>
              <w:rPr/>
              <m:t xml:space="preserve">i</m:t>
            </m:r>
          </m:sub>
        </m:sSub>
        <m:r>
          <w:rPr/>
          <m:t>×</m:t>
        </m:r>
        <m:sSub>
          <m:sSubPr>
            <m:ctrlPr>
              <w:rPr/>
            </m:ctrlPr>
          </m:sSubPr>
          <m:e>
            <m:r>
              <w:rPr/>
              <m:t xml:space="preserve">POP</m:t>
            </m:r>
          </m:e>
          <m:sub>
            <m:r>
              <w:rPr/>
              <m:t xml:space="preserve">i</m:t>
            </m:r>
          </m:sub>
        </m:sSub>
        <m:r>
          <w:rPr/>
          <m:t xml:space="preserve">)/</m:t>
        </m:r>
        <m:nary>
          <m:naryPr>
            <m:chr m:val="∑"/>
            <m:ctrlPr>
              <w:rPr/>
            </m:ctrlPr>
          </m:naryPr>
          <m:sub>
            <m:r>
              <w:rPr/>
              <m:t xml:space="preserve">d</m:t>
            </m:r>
          </m:sub>
          <m:sup/>
        </m:nary>
        <m:r>
          <w:rPr/>
          <m:t xml:space="preserve">(</m:t>
        </m:r>
        <m:sSub>
          <m:sSubPr>
            <m:ctrlPr>
              <w:rPr/>
            </m:ctrlPr>
          </m:sSubPr>
          <m:e>
            <m:r>
              <w:rPr/>
              <m:t xml:space="preserve">POP</m:t>
            </m:r>
          </m:e>
          <m:sub>
            <m:r>
              <w:rPr/>
              <m:t xml:space="preserve">i</m:t>
            </m:r>
          </m:sub>
        </m:sSub>
        <m:r>
          <w:rPr/>
          <m:t xml:space="preserve">)</m:t>
        </m:r>
      </m:oMath>
      <w:r w:rsidDel="00000000" w:rsidR="00000000" w:rsidRPr="00000000">
        <w:rPr>
          <w:rtl w:val="0"/>
        </w:rPr>
        <w:tab/>
        <w:tab/>
        <w:tab/>
        <w:tab/>
        <w:tab/>
        <w:tab/>
        <w:t xml:space="preserve">(7)</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rPr>
          <w:vertAlign w:val="baseline"/>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2743200" cy="2651760"/>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743200" cy="2651760"/>
                    </a:xfrm>
                    <a:prstGeom prst="rect"/>
                    <a:ln/>
                  </pic:spPr>
                </pic:pic>
              </a:graphicData>
            </a:graphic>
          </wp:inline>
        </w:drawing>
      </w:r>
      <w:r w:rsidDel="00000000" w:rsidR="00000000" w:rsidRPr="00000000">
        <w:rPr/>
        <w:drawing>
          <wp:inline distB="114300" distT="114300" distL="114300" distR="114300">
            <wp:extent cx="2743200" cy="2748475"/>
            <wp:effectExtent b="0" l="0" r="0" t="0"/>
            <wp:docPr id="3"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743200" cy="27484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hyperlink w:anchor="figur_residential">
        <w:r w:rsidDel="00000000" w:rsidR="00000000" w:rsidRPr="00000000">
          <w:rPr>
            <w:color w:val="1155cc"/>
            <w:u w:val="single"/>
            <w:rtl w:val="0"/>
          </w:rPr>
          <w:t xml:space="preserve">Figure 4</w:t>
        </w:r>
      </w:hyperlink>
      <w:r w:rsidDel="00000000" w:rsidR="00000000" w:rsidRPr="00000000">
        <w:rPr>
          <w:rtl w:val="0"/>
        </w:rPr>
        <w:t xml:space="preserve">. Residential nature exposure is estimated as the average NDVI within a defined buffer distance from each residence (illustration on the left was adapted from </w:t>
      </w:r>
      <w:hyperlink r:id="rId31">
        <w:r w:rsidDel="00000000" w:rsidR="00000000" w:rsidRPr="00000000">
          <w:rPr>
            <w:color w:val="1155cc"/>
            <w:u w:val="single"/>
            <w:vertAlign w:val="baseline"/>
            <w:rtl w:val="0"/>
          </w:rPr>
          <w:t xml:space="preserve">(Labib et al. 2021)</w:t>
        </w:r>
      </w:hyperlink>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numPr>
          <w:ilvl w:val="2"/>
          <w:numId w:val="4"/>
        </w:numPr>
        <w:ind w:left="1080" w:hanging="720"/>
      </w:pPr>
      <w:bookmarkStart w:colFirst="0" w:colLast="0" w:name="_izfn0przbqay" w:id="8"/>
      <w:bookmarkEnd w:id="8"/>
      <w:r w:rsidDel="00000000" w:rsidR="00000000" w:rsidRPr="00000000">
        <w:rPr>
          <w:rtl w:val="0"/>
        </w:rPr>
        <w:t xml:space="preserve">NE estimation [option 2] - Translating LULC to NDVI with attribute mapping</w:t>
      </w:r>
    </w:p>
    <w:p w:rsidR="00000000" w:rsidDel="00000000" w:rsidP="00000000" w:rsidRDefault="00000000" w:rsidRPr="00000000" w14:paraId="0000009C">
      <w:pPr>
        <w:rPr/>
      </w:pPr>
      <w:r w:rsidDel="00000000" w:rsidR="00000000" w:rsidRPr="00000000">
        <w:rPr>
          <w:rtl w:val="0"/>
        </w:rPr>
        <w:t xml:space="preserve">The second approach estimates scenario-based nature exposure using land use and land cover (LULC) maps, which are widely used in other InVEST models and real-world urban planning applications. To apply this method, users must provide both a baseline LULC map and a scenario LULC map (e.g., reflecting future or counterfactual conditions). The change in nature exposure (ΔNE) is then derived by translating LULC categories into corresponding NDVI values, based on established statistical relationships between land cover types and vegetation greenness. For example, forested areas typically exhibit higher NDVI values than bare or built-up land.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To enable this translation, users are required to supply a LULC attribute table that assigns an average or median NDVI value to each LULC type (see Table 1 for an example). Using this table, the model computes NE_baseline and NE_scenario from the respective LULC maps, allowing for an estimation of ΔNE that reflects the projected landscape changes.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Unlike Option 1, which assumes a greening scenario based on a defined tree cover target, LULC-based scenarios (Options 2 and 3) may reflect more realistic urban planning outcomes—including the conversion of natural or vacant land into built-up areas. In such cases, the model allows for negative values in ΔNE, capturing potential declines in nature exposure. This enables policymakers to assess not only the potential health benefits of urban greening but also the health risks associated with land use changes that reduce access to greenspace.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Table 1. Sample Land use and land cover (LULC) attribute table. </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195"/>
        <w:gridCol w:w="2325"/>
        <w:gridCol w:w="2325"/>
        <w:tblGridChange w:id="0">
          <w:tblGrid>
            <w:gridCol w:w="1455"/>
            <w:gridCol w:w="3195"/>
            <w:gridCol w:w="2325"/>
            <w:gridCol w:w="23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0A3">
            <w:pPr>
              <w:spacing w:line="240" w:lineRule="auto"/>
              <w:rPr>
                <w:b w:val="1"/>
                <w:bCs w:val="1"/>
              </w:rPr>
            </w:pPr>
            <w:r w:rsidDel="00000000" w:rsidR="00000000" w:rsidRPr="00000000">
              <w:rPr>
                <w:b w:val="1"/>
                <w:bCs w:val="1"/>
                <w:rtl w:val="0"/>
              </w:rPr>
              <w:t xml:space="preserve">lc_code</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0A4">
            <w:pPr>
              <w:spacing w:line="240" w:lineRule="auto"/>
              <w:rPr>
                <w:b w:val="1"/>
                <w:bCs w:val="1"/>
              </w:rPr>
            </w:pPr>
            <w:r w:rsidDel="00000000" w:rsidR="00000000" w:rsidRPr="00000000">
              <w:rPr>
                <w:b w:val="1"/>
                <w:bCs w:val="1"/>
                <w:rtl w:val="0"/>
              </w:rPr>
              <w:t xml:space="preserve">lc_desc</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0A5">
            <w:pPr>
              <w:spacing w:line="240" w:lineRule="auto"/>
              <w:rPr>
                <w:b w:val="1"/>
                <w:bCs w:val="1"/>
              </w:rPr>
            </w:pPr>
            <w:r w:rsidDel="00000000" w:rsidR="00000000" w:rsidRPr="00000000">
              <w:rPr>
                <w:b w:val="1"/>
                <w:bCs w:val="1"/>
                <w:rtl w:val="0"/>
              </w:rPr>
              <w:t xml:space="preserve">lc_exclude</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0A6">
            <w:pPr>
              <w:spacing w:line="240" w:lineRule="auto"/>
              <w:rPr>
                <w:b w:val="1"/>
                <w:bCs w:val="1"/>
              </w:rPr>
            </w:pPr>
            <w:r w:rsidDel="00000000" w:rsidR="00000000" w:rsidRPr="00000000">
              <w:rPr>
                <w:b w:val="1"/>
                <w:bCs w:val="1"/>
                <w:rtl w:val="0"/>
              </w:rPr>
              <w:t xml:space="preserve">lc_ndvi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Open water</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9">
            <w:pPr>
              <w:spacing w:line="240" w:lineRule="auto"/>
              <w:rPr/>
            </w:pPr>
            <w:commentRangeStart w:id="31"/>
            <w:commentRangeStart w:id="32"/>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A">
            <w:pPr>
              <w:spacing w:line="240" w:lineRule="auto"/>
              <w:rPr/>
            </w:pPr>
            <w:r w:rsidDel="00000000" w:rsidR="00000000" w:rsidRPr="00000000">
              <w:rPr>
                <w:rtl w:val="0"/>
              </w:rPr>
              <w:t xml:space="preserve">-0.1437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B">
            <w:pPr>
              <w:spacing w:line="240" w:lineRule="auto"/>
              <w:rPr/>
            </w:pP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Developed, open space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E">
            <w:pPr>
              <w:spacing w:line="240" w:lineRule="auto"/>
              <w:rPr/>
            </w:pPr>
            <w:r w:rsidDel="00000000" w:rsidR="00000000" w:rsidRPr="00000000">
              <w:rPr>
                <w:rtl w:val="0"/>
              </w:rPr>
              <w:t xml:space="preserve">0.5873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Developed, low intensity</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2">
            <w:pPr>
              <w:spacing w:line="240" w:lineRule="auto"/>
              <w:rPr/>
            </w:pPr>
            <w:r w:rsidDel="00000000" w:rsidR="00000000" w:rsidRPr="00000000">
              <w:rPr>
                <w:rtl w:val="0"/>
              </w:rPr>
              <w:t xml:space="preserve">0.3773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Developed, medium intensity</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6">
            <w:pPr>
              <w:spacing w:line="240" w:lineRule="auto"/>
              <w:rPr/>
            </w:pPr>
            <w:r w:rsidDel="00000000" w:rsidR="00000000" w:rsidRPr="00000000">
              <w:rPr>
                <w:rtl w:val="0"/>
              </w:rPr>
              <w:t xml:space="preserve">0.2305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Developed high intensity</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A">
            <w:pPr>
              <w:spacing w:line="240" w:lineRule="auto"/>
              <w:rPr/>
            </w:pPr>
            <w:r w:rsidDel="00000000" w:rsidR="00000000" w:rsidRPr="00000000">
              <w:rPr>
                <w:rtl w:val="0"/>
              </w:rPr>
              <w:t xml:space="preserve">0.1040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Barren land (rock/sand/clay)</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E">
            <w:pPr>
              <w:spacing w:line="240" w:lineRule="auto"/>
              <w:rPr/>
            </w:pPr>
            <w:r w:rsidDel="00000000" w:rsidR="00000000" w:rsidRPr="00000000">
              <w:rPr>
                <w:rtl w:val="0"/>
              </w:rPr>
              <w:t xml:space="preserve">0.1700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Deciduous forest</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2">
            <w:pPr>
              <w:spacing w:line="240" w:lineRule="auto"/>
              <w:rPr/>
            </w:pPr>
            <w:r w:rsidDel="00000000" w:rsidR="00000000" w:rsidRPr="00000000">
              <w:rPr>
                <w:rtl w:val="0"/>
              </w:rPr>
              <w:t xml:space="preserve">0.7493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Evergreen forest</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6">
            <w:pPr>
              <w:spacing w:line="240" w:lineRule="auto"/>
              <w:rPr/>
            </w:pPr>
            <w:r w:rsidDel="00000000" w:rsidR="00000000" w:rsidRPr="00000000">
              <w:rPr>
                <w:rtl w:val="0"/>
              </w:rPr>
              <w:t xml:space="preserve">0.6956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Mixed forest</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A">
            <w:pPr>
              <w:spacing w:line="240" w:lineRule="auto"/>
              <w:rPr/>
            </w:pPr>
            <w:r w:rsidDel="00000000" w:rsidR="00000000" w:rsidRPr="00000000">
              <w:rPr>
                <w:rtl w:val="0"/>
              </w:rPr>
              <w:t xml:space="preserve">0.6931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Shrub/scrub</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E">
            <w:pPr>
              <w:spacing w:line="240" w:lineRule="auto"/>
              <w:rPr/>
            </w:pPr>
            <w:r w:rsidDel="00000000" w:rsidR="00000000" w:rsidRPr="00000000">
              <w:rPr>
                <w:rtl w:val="0"/>
              </w:rPr>
              <w:t xml:space="preserve">0.6074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Grassland/herbaceous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2">
            <w:pPr>
              <w:spacing w:line="240" w:lineRule="auto"/>
              <w:rPr/>
            </w:pPr>
            <w:r w:rsidDel="00000000" w:rsidR="00000000" w:rsidRPr="00000000">
              <w:rPr>
                <w:rtl w:val="0"/>
              </w:rPr>
              <w:t xml:space="preserve">0.5289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Pasture/hay</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6">
            <w:pPr>
              <w:spacing w:line="240" w:lineRule="auto"/>
              <w:rPr/>
            </w:pPr>
            <w:r w:rsidDel="00000000" w:rsidR="00000000" w:rsidRPr="00000000">
              <w:rPr>
                <w:rtl w:val="0"/>
              </w:rPr>
              <w:t xml:space="preserve">0.5167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Cultivated crops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A">
            <w:pPr>
              <w:spacing w:line="240" w:lineRule="auto"/>
              <w:rPr/>
            </w:pPr>
            <w:r w:rsidDel="00000000" w:rsidR="00000000" w:rsidRPr="00000000">
              <w:rPr>
                <w:rtl w:val="0"/>
              </w:rPr>
              <w:t xml:space="preserve">0.4255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Woody wetlands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E">
            <w:pPr>
              <w:spacing w:line="240" w:lineRule="auto"/>
              <w:rPr/>
            </w:pPr>
            <w:r w:rsidDel="00000000" w:rsidR="00000000" w:rsidRPr="00000000">
              <w:rPr>
                <w:rtl w:val="0"/>
              </w:rPr>
              <w:t xml:space="preserve">0.5779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95</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Emergent herbaceous wetlands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2">
            <w:pPr>
              <w:spacing w:line="240" w:lineRule="auto"/>
              <w:rPr/>
            </w:pPr>
            <w:r w:rsidDel="00000000" w:rsidR="00000000" w:rsidRPr="00000000">
              <w:rPr>
                <w:rtl w:val="0"/>
              </w:rPr>
              <w:t xml:space="preserve">0.2792</w:t>
            </w:r>
          </w:p>
        </w:tc>
      </w:tr>
    </w:tbl>
    <w:p w:rsidR="00000000" w:rsidDel="00000000" w:rsidP="00000000" w:rsidRDefault="00000000" w:rsidRPr="00000000" w14:paraId="000000E3">
      <w:pPr>
        <w:rPr/>
      </w:pPr>
      <w:r w:rsidDel="00000000" w:rsidR="00000000" w:rsidRPr="00000000">
        <w:rPr>
          <w:rtl w:val="0"/>
        </w:rPr>
        <w:t xml:space="preserve">Note: The `lc_exclude` field identifies LULC classes that should be excluded (masked out, indicated by a value of 1) from the greenness exposure assessment. We recommend excluding water bodies, as they typically exhibit negative NDVI values and there is currently insufficient empirical evidence to establish a reliable effect size for blue space exposure using NDVI as a proxy. `lc_ndvi` field specifies the average or median NDVI value associated with each LULC class. Users can derive these values by overlaying a LULC raster and an NDVI raster from the same time period (e.g., the same year or growing season) to ensure temporal consistency. * Users may provide `lc_ndvi` values for excluded LULC types, but it is not required.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numPr>
          <w:ilvl w:val="2"/>
          <w:numId w:val="4"/>
        </w:numPr>
        <w:ind w:left="1080" w:hanging="720"/>
      </w:pPr>
      <w:bookmarkStart w:colFirst="0" w:colLast="0" w:name="_vxii7zbsgwbe" w:id="9"/>
      <w:bookmarkEnd w:id="9"/>
      <w:r w:rsidDel="00000000" w:rsidR="00000000" w:rsidRPr="00000000">
        <w:rPr>
          <w:rtl w:val="0"/>
        </w:rPr>
        <w:t xml:space="preserve">NE estimation [option 3] - Translating LULC to NDVI with observed NDVI rasters </w:t>
      </w:r>
    </w:p>
    <w:p w:rsidR="00000000" w:rsidDel="00000000" w:rsidP="00000000" w:rsidRDefault="00000000" w:rsidRPr="00000000" w14:paraId="000000E6">
      <w:pPr>
        <w:rPr/>
      </w:pPr>
      <w:r w:rsidDel="00000000" w:rsidR="00000000" w:rsidRPr="00000000">
        <w:rPr>
          <w:rtl w:val="0"/>
        </w:rPr>
        <w:t xml:space="preserve">The third approach is similar to Option 2, but with a key enhancement: users are required to provide NDVI rasters for both baseline and scenario conditions. This allows the model to translate land use/land cover (LULC) into NDVI values based on actual observed data, enabling a more nuanced and context-specific mapping of vegetation greenness across LULC types.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This option is particularly useful when users wish to use historical or observed data to assess the potential health benefits or risks associated with past or projected landscape changes.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Unlike Option 2, users do not need to manually assign NDVI values to each LULC type. Instead, the model automatically calculates these values </w:t>
      </w:r>
      <w:commentRangeStart w:id="33"/>
      <w:commentRangeStart w:id="34"/>
      <w:commentRangeStart w:id="35"/>
      <w:commentRangeStart w:id="36"/>
      <w:commentRangeStart w:id="37"/>
      <w:commentRangeStart w:id="38"/>
      <w:commentRangeStart w:id="39"/>
      <w:commentRangeStart w:id="40"/>
      <w:commentRangeStart w:id="41"/>
      <w:commentRangeStart w:id="42"/>
      <w:commentRangeStart w:id="43"/>
      <w:commentRangeStart w:id="44"/>
      <w:r w:rsidDel="00000000" w:rsidR="00000000" w:rsidRPr="00000000">
        <w:rPr>
          <w:rtl w:val="0"/>
        </w:rPr>
        <w:t xml:space="preserve">by averaging the NDVI of all pixels within each LULC class for each scenario. This data-driven approach increases flexibility and accuracy in diverse geographic or temporal contexts.</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As in the other options, once NDVI-based NE_baseline and NE_scenario are derived, the model computes the change in nature exposure (ΔNE) to estimate the health impact of the landscape transformation.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numPr>
          <w:ilvl w:val="1"/>
          <w:numId w:val="4"/>
        </w:numPr>
      </w:pPr>
      <w:bookmarkStart w:colFirst="0" w:colLast="0" w:name="_uc8nek4t2x5q" w:id="10"/>
      <w:bookmarkEnd w:id="10"/>
      <w:r w:rsidDel="00000000" w:rsidR="00000000" w:rsidRPr="00000000">
        <w:rPr>
          <w:rtl w:val="0"/>
        </w:rPr>
        <w:t xml:space="preserve"> Health cost estimation </w:t>
      </w:r>
    </w:p>
    <w:p w:rsidR="00000000" w:rsidDel="00000000" w:rsidP="00000000" w:rsidRDefault="00000000" w:rsidRPr="00000000" w14:paraId="000000EF">
      <w:pPr>
        <w:rPr/>
      </w:pPr>
      <w:r w:rsidDel="00000000" w:rsidR="00000000" w:rsidRPr="00000000">
        <w:rPr>
          <w:rtl w:val="0"/>
        </w:rPr>
        <w:t xml:space="preserve">To quantify the economic value of improved mental health outcomes, the model estimates the avoided health costs associated with the number of preventable cases identified in the health impact assessment.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For each spatial unit or pixel, the model multiplies the estimated number of preventable cases (PC) by the corresponding cost per case (in USD PPP or local currency units), as shown in Equation (7). This cost can be any available cost estimates that the users can get or they are most interested in. For societal cost, it represents the average economic burden of a single case of a given mental health outcome (e.g., depression or anxiety), including direct healthcare costs, productivity losses, and other social costs. If users cannot access societal cost, they can specify any format of estimate for this calculation.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commentRangeStart w:id="45"/>
      <w:commentRangeStart w:id="46"/>
      <w:commentRangeStart w:id="47"/>
      <m:oMath>
        <m:r>
          <w:rPr/>
          <m:t xml:space="preserve">Avoided Cost  = PC × Health Cost Rate</m:t>
        </m:r>
      </m:oMath>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tab/>
        <w:tab/>
        <w:tab/>
        <w:tab/>
        <w:tab/>
        <w:tab/>
        <w:tab/>
        <w:t xml:space="preserve">(7)</w:t>
      </w:r>
    </w:p>
    <w:p w:rsidR="00000000" w:rsidDel="00000000" w:rsidP="00000000" w:rsidRDefault="00000000" w:rsidRPr="00000000" w14:paraId="000000F4">
      <w:pPr>
        <w:numPr>
          <w:ilvl w:val="0"/>
          <w:numId w:val="1"/>
        </w:numPr>
        <w:ind w:left="720" w:hanging="360"/>
        <w:rPr>
          <w:u w:val="none"/>
        </w:rPr>
      </w:pPr>
      <w:r w:rsidDel="00000000" w:rsidR="00000000" w:rsidRPr="00000000">
        <w:rPr>
          <w:rtl w:val="0"/>
        </w:rPr>
        <w:t xml:space="preserve">PC: preventable cases</w:t>
      </w:r>
    </w:p>
    <w:p w:rsidR="00000000" w:rsidDel="00000000" w:rsidP="00000000" w:rsidRDefault="00000000" w:rsidRPr="00000000" w14:paraId="000000F5">
      <w:pPr>
        <w:numPr>
          <w:ilvl w:val="0"/>
          <w:numId w:val="1"/>
        </w:numPr>
        <w:ind w:left="720" w:hanging="360"/>
        <w:rPr>
          <w:u w:val="none"/>
        </w:rPr>
      </w:pPr>
      <w:r w:rsidDel="00000000" w:rsidR="00000000" w:rsidRPr="00000000">
        <w:rPr>
          <w:rtl w:val="0"/>
        </w:rPr>
        <w:t xml:space="preserve">Note: A negative value for “Avoided Cost” indicates an “Additional Cost.”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Users are required to provide a health cost rate table (see Table 2), which includes illness-specific and, where available, country- or region-specific estimates of cost per case. To address data gaps, we compiled a reference list of mental health cost estimates from a global meta-analysis </w:t>
      </w:r>
      <w:hyperlink r:id="rId32">
        <w:r w:rsidDel="00000000" w:rsidR="00000000" w:rsidRPr="00000000">
          <w:rPr>
            <w:shd w:fill="auto" w:val="clear"/>
            <w:vertAlign w:val="baseline"/>
            <w:rtl w:val="0"/>
          </w:rPr>
          <w:t xml:space="preserve">(Christensen et al. 2020)</w:t>
        </w:r>
      </w:hyperlink>
      <w:r w:rsidDel="00000000" w:rsidR="00000000" w:rsidRPr="00000000">
        <w:rPr>
          <w:rtl w:val="0"/>
        </w:rPr>
        <w:t xml:space="preserve">, which reports societal costs of mental disorders across more than 30 countries.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Where more detailed or local data are available, users are encouraged to customize the table with those values for increased accuracy. In the absence of granular data, national or regional averages may serve as reasonable substitutes. Given the model’s focus on urban studies and the limited availability of health cost data at the sub-urban level, th</w:t>
      </w:r>
      <w:commentRangeStart w:id="48"/>
      <w:commentRangeStart w:id="49"/>
      <w:commentRangeStart w:id="50"/>
      <w:commentRangeStart w:id="51"/>
      <w:commentRangeStart w:id="52"/>
      <w:commentRangeStart w:id="53"/>
      <w:commentRangeStart w:id="54"/>
      <w:commentRangeStart w:id="55"/>
      <w:r w:rsidDel="00000000" w:rsidR="00000000" w:rsidRPr="00000000">
        <w:rPr>
          <w:rtl w:val="0"/>
        </w:rPr>
        <w:t xml:space="preserve">e current version supports uniform cost inputs at the city level. However, users may supply varying cost data across different cities to enable comparisons across diverse geographic and economic contexts</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t xml:space="preserve">. This step allows users to assess not only the health implications of urban greening scenarios, but also their potential economic co-benefits, supporting cost–benefit analyses for policy and planning decisions.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Table 2. </w:t>
      </w:r>
      <w:r w:rsidDel="00000000" w:rsidR="00000000" w:rsidRPr="00000000">
        <w:rPr>
          <w:rtl w:val="0"/>
        </w:rPr>
        <w:t xml:space="preserve">Example health cost table (in shapefile). This table provides sample inputs for the societal cost per case of specific mental health conditions by region. The model uses these values to estimate the total avoided healthcare costs based on the number of preventable cases.</w:t>
      </w:r>
    </w:p>
    <w:tbl>
      <w:tblPr>
        <w:tblStyle w:val="Table2"/>
        <w:tblW w:w="996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040"/>
        <w:gridCol w:w="1965"/>
        <w:gridCol w:w="1470"/>
        <w:gridCol w:w="1350"/>
        <w:gridCol w:w="1755"/>
        <w:tblGridChange w:id="0">
          <w:tblGrid>
            <w:gridCol w:w="1380"/>
            <w:gridCol w:w="2040"/>
            <w:gridCol w:w="1965"/>
            <w:gridCol w:w="1470"/>
            <w:gridCol w:w="1350"/>
            <w:gridCol w:w="1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b w:val="1"/>
                <w:bCs w:val="1"/>
              </w:rPr>
            </w:pPr>
            <w:r w:rsidDel="00000000" w:rsidR="00000000" w:rsidRPr="00000000">
              <w:rPr>
                <w:b w:val="1"/>
                <w:bCs w:val="1"/>
                <w:rtl w:val="0"/>
              </w:rPr>
              <w:t xml:space="preserve">region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b w:val="1"/>
                <w:bCs w:val="1"/>
              </w:rPr>
            </w:pPr>
            <w:r w:rsidDel="00000000" w:rsidR="00000000" w:rsidRPr="00000000">
              <w:rPr>
                <w:b w:val="1"/>
                <w:bCs w:val="1"/>
                <w:rtl w:val="0"/>
              </w:rPr>
              <w:t xml:space="preserve">health_indicator</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b w:val="1"/>
                <w:bCs w:val="1"/>
              </w:rPr>
            </w:pPr>
            <w:r w:rsidDel="00000000" w:rsidR="00000000" w:rsidRPr="00000000">
              <w:rPr>
                <w:b w:val="1"/>
                <w:bCs w:val="1"/>
                <w:rtl w:val="0"/>
              </w:rPr>
              <w:t xml:space="preserve">cost_indicator</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b w:val="1"/>
                <w:bCs w:val="1"/>
              </w:rPr>
            </w:pPr>
            <w:r w:rsidDel="00000000" w:rsidR="00000000" w:rsidRPr="00000000">
              <w:rPr>
                <w:b w:val="1"/>
                <w:bCs w:val="1"/>
                <w:rtl w:val="0"/>
              </w:rPr>
              <w:t xml:space="preserve">cost_value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b w:val="1"/>
                <w:bCs w:val="1"/>
              </w:rPr>
            </w:pPr>
            <w:r w:rsidDel="00000000" w:rsidR="00000000" w:rsidRPr="00000000">
              <w:rPr>
                <w:b w:val="1"/>
                <w:bCs w:val="1"/>
                <w:rtl w:val="0"/>
              </w:rPr>
              <w:t xml:space="preserve">cost_unit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b w:val="1"/>
                <w:bCs w:val="1"/>
              </w:rPr>
            </w:pPr>
            <w:r w:rsidDel="00000000" w:rsidR="00000000" w:rsidRPr="00000000">
              <w:rPr>
                <w:b w:val="1"/>
                <w:bCs w:val="1"/>
                <w:rtl w:val="0"/>
              </w:rPr>
              <w:t xml:space="preserve">cost_ref_year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USA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depression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Societal cost per patient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11,000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USD PPP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2018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CHN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depression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Societal cost per patient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2,180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USD PPP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2018</w:t>
            </w:r>
          </w:p>
        </w:tc>
      </w:tr>
    </w:tbl>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Style w:val="Heading2"/>
        <w:numPr>
          <w:ilvl w:val="1"/>
          <w:numId w:val="4"/>
        </w:numPr>
      </w:pPr>
      <w:r w:rsidDel="00000000" w:rsidR="00000000" w:rsidRPr="00000000">
        <w:rPr>
          <w:rtl w:val="0"/>
        </w:rPr>
        <w:t xml:space="preserve"> Summary of inputs</w:t>
      </w:r>
    </w:p>
    <w:tbl>
      <w:tblPr>
        <w:tblStyle w:val="Table3"/>
        <w:tblW w:w="10560.0" w:type="dxa"/>
        <w:jc w:val="left"/>
        <w:tblInd w:w="-3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800"/>
        <w:gridCol w:w="1335"/>
        <w:gridCol w:w="5865"/>
        <w:tblGridChange w:id="0">
          <w:tblGrid>
            <w:gridCol w:w="1560"/>
            <w:gridCol w:w="1800"/>
            <w:gridCol w:w="1335"/>
            <w:gridCol w:w="5865"/>
          </w:tblGrid>
        </w:tblGridChange>
      </w:tblGrid>
      <w:tr>
        <w:trPr>
          <w:cantSplit w:val="0"/>
          <w:trHeight w:val="220.32" w:hRule="atLeast"/>
          <w:tblHeader w:val="1"/>
        </w:trPr>
        <w:tc>
          <w:tcPr>
            <w:gridSpan w:val="2"/>
            <w:shd w:fill="efefef" w:val="clear"/>
            <w:tcMar>
              <w:top w:w="72.0" w:type="dxa"/>
              <w:left w:w="72.0" w:type="dxa"/>
              <w:bottom w:w="72.0" w:type="dxa"/>
              <w:right w:w="72.0" w:type="dxa"/>
            </w:tcMar>
          </w:tcPr>
          <w:p w:rsidR="00000000" w:rsidDel="00000000" w:rsidP="00000000" w:rsidRDefault="00000000" w:rsidRPr="00000000" w14:paraId="00000111">
            <w:pPr>
              <w:rPr>
                <w:b w:val="1"/>
                <w:bCs w:val="1"/>
              </w:rPr>
            </w:pPr>
            <w:r w:rsidDel="00000000" w:rsidR="00000000" w:rsidRPr="00000000">
              <w:rPr>
                <w:b w:val="1"/>
                <w:bCs w:val="1"/>
                <w:rtl w:val="0"/>
              </w:rPr>
              <w:t xml:space="preserve">Name</w:t>
            </w:r>
          </w:p>
        </w:tc>
        <w:tc>
          <w:tcPr>
            <w:shd w:fill="efefef" w:val="clear"/>
            <w:tcMar>
              <w:top w:w="72.0" w:type="dxa"/>
              <w:left w:w="72.0" w:type="dxa"/>
              <w:bottom w:w="72.0" w:type="dxa"/>
              <w:right w:w="72.0" w:type="dxa"/>
            </w:tcMar>
          </w:tcPr>
          <w:p w:rsidR="00000000" w:rsidDel="00000000" w:rsidP="00000000" w:rsidRDefault="00000000" w:rsidRPr="00000000" w14:paraId="00000113">
            <w:pPr>
              <w:rPr>
                <w:b w:val="1"/>
                <w:bCs w:val="1"/>
              </w:rPr>
            </w:pPr>
            <w:r w:rsidDel="00000000" w:rsidR="00000000" w:rsidRPr="00000000">
              <w:rPr>
                <w:b w:val="1"/>
                <w:bCs w:val="1"/>
                <w:rtl w:val="0"/>
              </w:rPr>
              <w:t xml:space="preserve">Type</w:t>
            </w:r>
          </w:p>
        </w:tc>
        <w:tc>
          <w:tcPr>
            <w:shd w:fill="efefef" w:val="clear"/>
            <w:tcMar>
              <w:top w:w="72.0" w:type="dxa"/>
              <w:left w:w="72.0" w:type="dxa"/>
              <w:bottom w:w="72.0" w:type="dxa"/>
              <w:right w:w="72.0" w:type="dxa"/>
            </w:tcMar>
          </w:tcPr>
          <w:p w:rsidR="00000000" w:rsidDel="00000000" w:rsidP="00000000" w:rsidRDefault="00000000" w:rsidRPr="00000000" w14:paraId="00000114">
            <w:pPr>
              <w:rPr>
                <w:b w:val="1"/>
                <w:bCs w:val="1"/>
              </w:rPr>
            </w:pPr>
            <w:r w:rsidDel="00000000" w:rsidR="00000000" w:rsidRPr="00000000">
              <w:rPr>
                <w:b w:val="1"/>
                <w:bCs w:val="1"/>
                <w:rtl w:val="0"/>
              </w:rPr>
              <w:t xml:space="preserve">Description</w:t>
            </w:r>
          </w:p>
        </w:tc>
      </w:tr>
      <w:tr>
        <w:trPr>
          <w:cantSplit w:val="0"/>
          <w:trHeight w:val="220.32" w:hRule="atLeast"/>
          <w:tblHeader w:val="0"/>
        </w:trPr>
        <w:tc>
          <w:tcPr>
            <w:gridSpan w:val="2"/>
            <w:tcMar>
              <w:top w:w="72.0" w:type="dxa"/>
              <w:left w:w="72.0" w:type="dxa"/>
              <w:bottom w:w="72.0" w:type="dxa"/>
              <w:right w:w="72.0" w:type="dxa"/>
            </w:tcMar>
          </w:tcPr>
          <w:p w:rsidR="00000000" w:rsidDel="00000000" w:rsidP="00000000" w:rsidRDefault="00000000" w:rsidRPr="00000000" w14:paraId="00000115">
            <w:pPr>
              <w:rPr/>
            </w:pPr>
            <w:commentRangeStart w:id="56"/>
            <w:commentRangeStart w:id="57"/>
            <w:commentRangeStart w:id="58"/>
            <w:commentRangeStart w:id="59"/>
            <w:commentRangeStart w:id="60"/>
            <w:r w:rsidDel="00000000" w:rsidR="00000000" w:rsidRPr="00000000">
              <w:rPr>
                <w:rtl w:val="0"/>
              </w:rPr>
              <w:t xml:space="preserve">Area of interest</w:t>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17">
            <w:pPr>
              <w:rPr/>
            </w:pPr>
            <w:r w:rsidDel="00000000" w:rsidR="00000000" w:rsidRPr="00000000">
              <w:rPr>
                <w:rtl w:val="0"/>
              </w:rPr>
              <w:t xml:space="preserve">Shapefile</w:t>
            </w:r>
          </w:p>
        </w:tc>
        <w:tc>
          <w:tcPr>
            <w:tcMar>
              <w:top w:w="72.0" w:type="dxa"/>
              <w:left w:w="72.0" w:type="dxa"/>
              <w:bottom w:w="72.0" w:type="dxa"/>
              <w:right w:w="72.0" w:type="dxa"/>
            </w:tcMar>
          </w:tcPr>
          <w:p w:rsidR="00000000" w:rsidDel="00000000" w:rsidP="00000000" w:rsidRDefault="00000000" w:rsidRPr="00000000" w14:paraId="00000118">
            <w:pPr>
              <w:rPr/>
            </w:pPr>
            <w:r w:rsidDel="00000000" w:rsidR="00000000" w:rsidRPr="00000000">
              <w:rPr>
                <w:rtl w:val="0"/>
              </w:rPr>
              <w:t xml:space="preserve">Area of interest (e.g., a city) </w:t>
            </w:r>
          </w:p>
        </w:tc>
      </w:tr>
      <w:tr>
        <w:trPr>
          <w:cantSplit w:val="0"/>
          <w:trHeight w:val="364" w:hRule="atLeast"/>
          <w:tblHeader w:val="0"/>
        </w:trPr>
        <w:tc>
          <w:tcPr>
            <w:vMerge w:val="restart"/>
            <w:tcMar>
              <w:top w:w="72.0" w:type="dxa"/>
              <w:left w:w="72.0" w:type="dxa"/>
              <w:bottom w:w="72.0" w:type="dxa"/>
              <w:right w:w="72.0" w:type="dxa"/>
            </w:tcMar>
          </w:tcPr>
          <w:p w:rsidR="00000000" w:rsidDel="00000000" w:rsidP="00000000" w:rsidRDefault="00000000" w:rsidRPr="00000000" w14:paraId="00000119">
            <w:pPr>
              <w:rPr>
                <w:b w:val="1"/>
                <w:bCs w:val="1"/>
              </w:rPr>
            </w:pPr>
            <w:r w:rsidDel="00000000" w:rsidR="00000000" w:rsidRPr="00000000">
              <w:rPr>
                <w:b w:val="1"/>
                <w:bCs w:val="1"/>
                <w:rtl w:val="0"/>
              </w:rPr>
              <w:t xml:space="preserve">Land use scenario (option 1) </w:t>
            </w:r>
          </w:p>
        </w:tc>
        <w:tc>
          <w:tcPr>
            <w:tcMar>
              <w:top w:w="72.0" w:type="dxa"/>
              <w:left w:w="72.0" w:type="dxa"/>
              <w:bottom w:w="72.0" w:type="dxa"/>
              <w:right w:w="72.0" w:type="dxa"/>
            </w:tcMar>
          </w:tcPr>
          <w:p w:rsidR="00000000" w:rsidDel="00000000" w:rsidP="00000000" w:rsidRDefault="00000000" w:rsidRPr="00000000" w14:paraId="0000011A">
            <w:pPr>
              <w:rPr/>
            </w:pPr>
            <w:r w:rsidDel="00000000" w:rsidR="00000000" w:rsidRPr="00000000">
              <w:rPr>
                <w:rtl w:val="0"/>
              </w:rPr>
              <w:t xml:space="preserve">Tree cover</w:t>
            </w:r>
          </w:p>
        </w:tc>
        <w:tc>
          <w:tcPr>
            <w:tcMar>
              <w:top w:w="72.0" w:type="dxa"/>
              <w:left w:w="72.0" w:type="dxa"/>
              <w:bottom w:w="72.0" w:type="dxa"/>
              <w:right w:w="72.0" w:type="dxa"/>
            </w:tcMar>
          </w:tcPr>
          <w:p w:rsidR="00000000" w:rsidDel="00000000" w:rsidP="00000000" w:rsidRDefault="00000000" w:rsidRPr="00000000" w14:paraId="0000011B">
            <w:pPr>
              <w:rPr/>
            </w:pPr>
            <w:r w:rsidDel="00000000" w:rsidR="00000000" w:rsidRPr="00000000">
              <w:rPr>
                <w:rtl w:val="0"/>
              </w:rPr>
              <w:t xml:space="preserve">Raster</w:t>
            </w:r>
          </w:p>
        </w:tc>
        <w:tc>
          <w:tcPr>
            <w:tcMar>
              <w:top w:w="72.0" w:type="dxa"/>
              <w:left w:w="72.0" w:type="dxa"/>
              <w:bottom w:w="72.0" w:type="dxa"/>
              <w:right w:w="72.0" w:type="dxa"/>
            </w:tcMar>
          </w:tcPr>
          <w:p w:rsidR="00000000" w:rsidDel="00000000" w:rsidP="00000000" w:rsidRDefault="00000000" w:rsidRPr="00000000" w14:paraId="0000011C">
            <w:pPr>
              <w:rPr/>
            </w:pPr>
            <w:r w:rsidDel="00000000" w:rsidR="00000000" w:rsidRPr="00000000">
              <w:rPr>
                <w:rtl w:val="0"/>
              </w:rPr>
              <w:t xml:space="preserve">Tree canopy cover under current or baseline conditions.</w:t>
            </w:r>
          </w:p>
        </w:tc>
      </w:tr>
      <w:tr>
        <w:trPr>
          <w:cantSplit w:val="0"/>
          <w:trHeight w:val="364" w:hRule="atLeast"/>
          <w:tblHeader w:val="0"/>
        </w:trPr>
        <w:tc>
          <w:tcPr>
            <w:vMerge w:val="continue"/>
            <w:tcMar>
              <w:top w:w="72.0" w:type="dxa"/>
              <w:left w:w="72.0" w:type="dxa"/>
              <w:bottom w:w="72.0" w:type="dxa"/>
              <w:right w:w="72.0" w:type="dxa"/>
            </w:tcMar>
          </w:tcPr>
          <w:p w:rsidR="00000000" w:rsidDel="00000000" w:rsidP="00000000" w:rsidRDefault="00000000" w:rsidRPr="00000000" w14:paraId="0000011D">
            <w:pPr>
              <w:pageBreakBefore w:val="0"/>
              <w:spacing w:after="0" w:before="0" w:line="240" w:lineRule="auto"/>
              <w:ind w:left="0" w:firstLine="0"/>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1E">
            <w:pPr>
              <w:rPr/>
            </w:pPr>
            <w:r w:rsidDel="00000000" w:rsidR="00000000" w:rsidRPr="00000000">
              <w:rPr>
                <w:rtl w:val="0"/>
              </w:rPr>
              <w:t xml:space="preserve">Tree cover target (%)</w:t>
            </w:r>
          </w:p>
        </w:tc>
        <w:tc>
          <w:tcPr>
            <w:tcMar>
              <w:top w:w="72.0" w:type="dxa"/>
              <w:left w:w="72.0" w:type="dxa"/>
              <w:bottom w:w="72.0" w:type="dxa"/>
              <w:right w:w="72.0" w:type="dxa"/>
            </w:tcMar>
          </w:tcPr>
          <w:p w:rsidR="00000000" w:rsidDel="00000000" w:rsidP="00000000" w:rsidRDefault="00000000" w:rsidRPr="00000000" w14:paraId="0000011F">
            <w:pPr>
              <w:rPr/>
            </w:pPr>
            <w:r w:rsidDel="00000000" w:rsidR="00000000" w:rsidRPr="00000000">
              <w:rPr>
                <w:rtl w:val="0"/>
              </w:rPr>
              <w:t xml:space="preserve">Number</w:t>
            </w:r>
          </w:p>
        </w:tc>
        <w:tc>
          <w:tcPr>
            <w:tcMar>
              <w:top w:w="72.0" w:type="dxa"/>
              <w:left w:w="72.0" w:type="dxa"/>
              <w:bottom w:w="72.0" w:type="dxa"/>
              <w:right w:w="72.0" w:type="dxa"/>
            </w:tcMar>
          </w:tcPr>
          <w:p w:rsidR="00000000" w:rsidDel="00000000" w:rsidP="00000000" w:rsidRDefault="00000000" w:rsidRPr="00000000" w14:paraId="00000120">
            <w:pPr>
              <w:rPr/>
            </w:pPr>
            <w:r w:rsidDel="00000000" w:rsidR="00000000" w:rsidRPr="00000000">
              <w:rPr>
                <w:rtl w:val="0"/>
              </w:rPr>
              <w:t xml:space="preserve">User-defined target for tree canopy cover within the city or study area. This value represents a desired scenario and will be used to compare against the baseline tree cover to estimate potential health benefits.</w:t>
            </w:r>
          </w:p>
        </w:tc>
      </w:tr>
      <w:tr>
        <w:trPr>
          <w:cantSplit w:val="0"/>
          <w:trHeight w:val="364" w:hRule="atLeast"/>
          <w:tblHeader w:val="0"/>
        </w:trPr>
        <w:tc>
          <w:tcPr>
            <w:vMerge w:val="continue"/>
            <w:tcMar>
              <w:top w:w="72.0" w:type="dxa"/>
              <w:left w:w="72.0" w:type="dxa"/>
              <w:bottom w:w="72.0" w:type="dxa"/>
              <w:right w:w="72.0" w:type="dxa"/>
            </w:tcMar>
          </w:tcPr>
          <w:p w:rsidR="00000000" w:rsidDel="00000000" w:rsidP="00000000" w:rsidRDefault="00000000" w:rsidRPr="00000000" w14:paraId="00000121">
            <w:pPr>
              <w:pageBreakBefore w:val="0"/>
              <w:spacing w:after="0" w:before="0" w:line="240" w:lineRule="auto"/>
              <w:ind w:left="0" w:firstLine="0"/>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22">
            <w:pPr>
              <w:rPr/>
            </w:pPr>
            <w:r w:rsidDel="00000000" w:rsidR="00000000" w:rsidRPr="00000000">
              <w:rPr>
                <w:rtl w:val="0"/>
              </w:rPr>
              <w:t xml:space="preserve">NDVI_baseline</w:t>
            </w:r>
          </w:p>
        </w:tc>
        <w:tc>
          <w:tcPr>
            <w:tcMar>
              <w:top w:w="72.0" w:type="dxa"/>
              <w:left w:w="72.0" w:type="dxa"/>
              <w:bottom w:w="72.0" w:type="dxa"/>
              <w:right w:w="72.0" w:type="dxa"/>
            </w:tcMar>
          </w:tcPr>
          <w:p w:rsidR="00000000" w:rsidDel="00000000" w:rsidP="00000000" w:rsidRDefault="00000000" w:rsidRPr="00000000" w14:paraId="00000123">
            <w:pPr>
              <w:rPr/>
            </w:pPr>
            <w:r w:rsidDel="00000000" w:rsidR="00000000" w:rsidRPr="00000000">
              <w:rPr>
                <w:rtl w:val="0"/>
              </w:rPr>
              <w:t xml:space="preserve">Raster</w:t>
            </w:r>
          </w:p>
        </w:tc>
        <w:tc>
          <w:tcPr>
            <w:tcMar>
              <w:top w:w="72.0" w:type="dxa"/>
              <w:left w:w="72.0" w:type="dxa"/>
              <w:bottom w:w="72.0" w:type="dxa"/>
              <w:right w:w="72.0" w:type="dxa"/>
            </w:tcMar>
          </w:tcPr>
          <w:p w:rsidR="00000000" w:rsidDel="00000000" w:rsidP="00000000" w:rsidRDefault="00000000" w:rsidRPr="00000000" w14:paraId="00000124">
            <w:pPr>
              <w:rPr/>
            </w:pPr>
            <w:r w:rsidDel="00000000" w:rsidR="00000000" w:rsidRPr="00000000">
              <w:rPr>
                <w:rtl w:val="0"/>
              </w:rPr>
              <w:t xml:space="preserve">Normalized Difference Vegetation Index – determines the greenness of vegetation in a given cell.</w:t>
            </w:r>
          </w:p>
        </w:tc>
      </w:tr>
      <w:tr>
        <w:trPr>
          <w:cantSplit w:val="0"/>
          <w:trHeight w:val="364" w:hRule="atLeast"/>
          <w:tblHeader w:val="0"/>
        </w:trPr>
        <w:tc>
          <w:tcPr>
            <w:vMerge w:val="restart"/>
            <w:tcMar>
              <w:top w:w="72.0" w:type="dxa"/>
              <w:left w:w="72.0" w:type="dxa"/>
              <w:bottom w:w="72.0" w:type="dxa"/>
              <w:right w:w="72.0" w:type="dxa"/>
            </w:tcMar>
          </w:tcPr>
          <w:p w:rsidR="00000000" w:rsidDel="00000000" w:rsidP="00000000" w:rsidRDefault="00000000" w:rsidRPr="00000000" w14:paraId="00000125">
            <w:pPr>
              <w:rPr/>
            </w:pPr>
            <w:r w:rsidDel="00000000" w:rsidR="00000000" w:rsidRPr="00000000">
              <w:rPr>
                <w:rtl w:val="0"/>
              </w:rPr>
              <w:t xml:space="preserve">Land use scenario (option 2)</w:t>
            </w:r>
          </w:p>
        </w:tc>
        <w:tc>
          <w:tcPr>
            <w:tcMar>
              <w:top w:w="72.0" w:type="dxa"/>
              <w:left w:w="72.0" w:type="dxa"/>
              <w:bottom w:w="72.0" w:type="dxa"/>
              <w:right w:w="72.0" w:type="dxa"/>
            </w:tcMar>
          </w:tcPr>
          <w:p w:rsidR="00000000" w:rsidDel="00000000" w:rsidP="00000000" w:rsidRDefault="00000000" w:rsidRPr="00000000" w14:paraId="00000126">
            <w:pPr>
              <w:rPr/>
            </w:pPr>
            <w:r w:rsidDel="00000000" w:rsidR="00000000" w:rsidRPr="00000000">
              <w:rPr>
                <w:rtl w:val="0"/>
              </w:rPr>
              <w:t xml:space="preserve">LULC_baseline</w:t>
            </w:r>
          </w:p>
        </w:tc>
        <w:tc>
          <w:tcPr>
            <w:tcMar>
              <w:top w:w="72.0" w:type="dxa"/>
              <w:left w:w="72.0" w:type="dxa"/>
              <w:bottom w:w="72.0" w:type="dxa"/>
              <w:right w:w="72.0" w:type="dxa"/>
            </w:tcMar>
          </w:tcPr>
          <w:p w:rsidR="00000000" w:rsidDel="00000000" w:rsidP="00000000" w:rsidRDefault="00000000" w:rsidRPr="00000000" w14:paraId="00000127">
            <w:pPr>
              <w:rPr/>
            </w:pPr>
            <w:r w:rsidDel="00000000" w:rsidR="00000000" w:rsidRPr="00000000">
              <w:rPr>
                <w:rtl w:val="0"/>
              </w:rPr>
              <w:t xml:space="preserve">Raster</w:t>
            </w:r>
          </w:p>
        </w:tc>
        <w:tc>
          <w:tcPr>
            <w:tcMar>
              <w:top w:w="72.0" w:type="dxa"/>
              <w:left w:w="72.0" w:type="dxa"/>
              <w:bottom w:w="72.0" w:type="dxa"/>
              <w:right w:w="72.0" w:type="dxa"/>
            </w:tcMar>
          </w:tcPr>
          <w:p w:rsidR="00000000" w:rsidDel="00000000" w:rsidP="00000000" w:rsidRDefault="00000000" w:rsidRPr="00000000" w14:paraId="00000128">
            <w:pPr>
              <w:rPr/>
            </w:pPr>
            <w:r w:rsidDel="00000000" w:rsidR="00000000" w:rsidRPr="00000000">
              <w:rPr>
                <w:rtl w:val="0"/>
              </w:rPr>
              <w:t xml:space="preserve">Land use and land cover under current or baseline conditions.</w:t>
            </w:r>
          </w:p>
        </w:tc>
      </w:tr>
      <w:tr>
        <w:trPr>
          <w:cantSplit w:val="0"/>
          <w:trHeight w:val="364" w:hRule="atLeast"/>
          <w:tblHeader w:val="0"/>
        </w:trPr>
        <w:tc>
          <w:tcPr>
            <w:vMerge w:val="continue"/>
            <w:tcMar>
              <w:top w:w="72.0" w:type="dxa"/>
              <w:left w:w="72.0" w:type="dxa"/>
              <w:bottom w:w="72.0" w:type="dxa"/>
              <w:right w:w="72.0" w:type="dxa"/>
            </w:tcMar>
          </w:tcPr>
          <w:p w:rsidR="00000000" w:rsidDel="00000000" w:rsidP="00000000" w:rsidRDefault="00000000" w:rsidRPr="00000000" w14:paraId="00000129">
            <w:pPr>
              <w:spacing w:after="0" w:before="0" w:line="240" w:lineRule="auto"/>
              <w:ind w:left="0" w:firstLine="0"/>
              <w:rPr>
                <w:b w:val="1"/>
                <w:bCs w:val="1"/>
                <w:color w:val="ff0000"/>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2A">
            <w:pPr>
              <w:rPr/>
            </w:pPr>
            <w:r w:rsidDel="00000000" w:rsidR="00000000" w:rsidRPr="00000000">
              <w:rPr>
                <w:rtl w:val="0"/>
              </w:rPr>
              <w:t xml:space="preserve">LULC_scenario</w:t>
            </w:r>
          </w:p>
        </w:tc>
        <w:tc>
          <w:tcPr>
            <w:tcMar>
              <w:top w:w="72.0" w:type="dxa"/>
              <w:left w:w="72.0" w:type="dxa"/>
              <w:bottom w:w="72.0" w:type="dxa"/>
              <w:right w:w="72.0" w:type="dxa"/>
            </w:tcMar>
          </w:tcPr>
          <w:p w:rsidR="00000000" w:rsidDel="00000000" w:rsidP="00000000" w:rsidRDefault="00000000" w:rsidRPr="00000000" w14:paraId="0000012B">
            <w:pPr>
              <w:rPr/>
            </w:pPr>
            <w:r w:rsidDel="00000000" w:rsidR="00000000" w:rsidRPr="00000000">
              <w:rPr>
                <w:rtl w:val="0"/>
              </w:rPr>
              <w:t xml:space="preserve">Raster</w:t>
            </w:r>
          </w:p>
        </w:tc>
        <w:tc>
          <w:tcPr>
            <w:tcMar>
              <w:top w:w="72.0" w:type="dxa"/>
              <w:left w:w="72.0" w:type="dxa"/>
              <w:bottom w:w="72.0" w:type="dxa"/>
              <w:right w:w="72.0" w:type="dxa"/>
            </w:tcMar>
          </w:tcPr>
          <w:p w:rsidR="00000000" w:rsidDel="00000000" w:rsidP="00000000" w:rsidRDefault="00000000" w:rsidRPr="00000000" w14:paraId="0000012C">
            <w:pPr>
              <w:rPr/>
            </w:pPr>
            <w:r w:rsidDel="00000000" w:rsidR="00000000" w:rsidRPr="00000000">
              <w:rPr>
                <w:rtl w:val="0"/>
              </w:rPr>
              <w:t xml:space="preserve">Land use and land cover under a future or counterfactual scenario.</w:t>
            </w:r>
          </w:p>
        </w:tc>
      </w:tr>
      <w:tr>
        <w:trPr>
          <w:cantSplit w:val="0"/>
          <w:trHeight w:val="364" w:hRule="atLeast"/>
          <w:tblHeader w:val="0"/>
        </w:trPr>
        <w:tc>
          <w:tcPr>
            <w:vMerge w:val="continue"/>
            <w:tcMar>
              <w:top w:w="72.0" w:type="dxa"/>
              <w:left w:w="72.0" w:type="dxa"/>
              <w:bottom w:w="72.0" w:type="dxa"/>
              <w:right w:w="72.0" w:type="dxa"/>
            </w:tcMar>
          </w:tcPr>
          <w:p w:rsidR="00000000" w:rsidDel="00000000" w:rsidP="00000000" w:rsidRDefault="00000000" w:rsidRPr="00000000" w14:paraId="0000012D">
            <w:pPr>
              <w:spacing w:after="0" w:before="0" w:line="240" w:lineRule="auto"/>
              <w:ind w:left="0" w:firstLine="0"/>
              <w:rPr>
                <w:b w:val="1"/>
                <w:bCs w:val="1"/>
                <w:color w:val="ff0000"/>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2E">
            <w:pPr>
              <w:rPr/>
            </w:pPr>
            <w:commentRangeStart w:id="61"/>
            <w:commentRangeStart w:id="62"/>
            <w:r w:rsidDel="00000000" w:rsidR="00000000" w:rsidRPr="00000000">
              <w:rPr>
                <w:rtl w:val="0"/>
              </w:rPr>
              <w:t xml:space="preserve">LULC attribute table</w:t>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2F">
            <w:pPr>
              <w:rPr/>
            </w:pPr>
            <w:r w:rsidDel="00000000" w:rsidR="00000000" w:rsidRPr="00000000">
              <w:rPr>
                <w:rtl w:val="0"/>
              </w:rPr>
              <w:t xml:space="preserve">CSV</w:t>
            </w:r>
          </w:p>
        </w:tc>
        <w:tc>
          <w:tcPr>
            <w:tcMar>
              <w:top w:w="72.0" w:type="dxa"/>
              <w:left w:w="72.0" w:type="dxa"/>
              <w:bottom w:w="72.0" w:type="dxa"/>
              <w:right w:w="72.0" w:type="dxa"/>
            </w:tcMar>
          </w:tcPr>
          <w:p w:rsidR="00000000" w:rsidDel="00000000" w:rsidP="00000000" w:rsidRDefault="00000000" w:rsidRPr="00000000" w14:paraId="00000130">
            <w:pPr>
              <w:rPr/>
            </w:pPr>
            <w:r w:rsidDel="00000000" w:rsidR="00000000" w:rsidRPr="00000000">
              <w:rPr>
                <w:rtl w:val="0"/>
              </w:rPr>
              <w:t xml:space="preserve">A table containing LULC codes, corresponding LULC class names, excluded LULC (0 for keeping, and 1 for excluding), and NDVI value. </w:t>
            </w:r>
          </w:p>
        </w:tc>
      </w:tr>
      <w:tr>
        <w:trPr>
          <w:cantSplit w:val="0"/>
          <w:trHeight w:val="364" w:hRule="atLeast"/>
          <w:tblHeader w:val="0"/>
        </w:trPr>
        <w:tc>
          <w:tcPr>
            <w:vMerge w:val="restart"/>
            <w:tcMar>
              <w:top w:w="72.0" w:type="dxa"/>
              <w:left w:w="72.0" w:type="dxa"/>
              <w:bottom w:w="72.0" w:type="dxa"/>
              <w:right w:w="72.0" w:type="dxa"/>
            </w:tcMar>
          </w:tcPr>
          <w:p w:rsidR="00000000" w:rsidDel="00000000" w:rsidP="00000000" w:rsidRDefault="00000000" w:rsidRPr="00000000" w14:paraId="00000131">
            <w:pPr>
              <w:rPr/>
            </w:pPr>
            <w:commentRangeStart w:id="63"/>
            <w:r w:rsidDel="00000000" w:rsidR="00000000" w:rsidRPr="00000000">
              <w:rPr>
                <w:rtl w:val="0"/>
              </w:rPr>
              <w:t xml:space="preserve">Land use scenario (option 3) </w:t>
            </w:r>
            <w:commentRangeEnd w:id="63"/>
            <w:r w:rsidDel="00000000" w:rsidR="00000000" w:rsidRPr="00000000">
              <w:commentReference w:id="63"/>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32">
            <w:pPr>
              <w:rPr/>
            </w:pPr>
            <w:r w:rsidDel="00000000" w:rsidR="00000000" w:rsidRPr="00000000">
              <w:rPr>
                <w:rtl w:val="0"/>
              </w:rPr>
              <w:t xml:space="preserve">LULC_baseline</w:t>
            </w:r>
          </w:p>
        </w:tc>
        <w:tc>
          <w:tcPr>
            <w:tcMar>
              <w:top w:w="72.0" w:type="dxa"/>
              <w:left w:w="72.0" w:type="dxa"/>
              <w:bottom w:w="72.0" w:type="dxa"/>
              <w:right w:w="72.0" w:type="dxa"/>
            </w:tcMar>
          </w:tcPr>
          <w:p w:rsidR="00000000" w:rsidDel="00000000" w:rsidP="00000000" w:rsidRDefault="00000000" w:rsidRPr="00000000" w14:paraId="00000133">
            <w:pPr>
              <w:rPr/>
            </w:pPr>
            <w:r w:rsidDel="00000000" w:rsidR="00000000" w:rsidRPr="00000000">
              <w:rPr>
                <w:rtl w:val="0"/>
              </w:rPr>
              <w:t xml:space="preserve">Raster</w:t>
            </w:r>
          </w:p>
        </w:tc>
        <w:tc>
          <w:tcPr>
            <w:tcMar>
              <w:top w:w="72.0" w:type="dxa"/>
              <w:left w:w="72.0" w:type="dxa"/>
              <w:bottom w:w="72.0" w:type="dxa"/>
              <w:right w:w="72.0" w:type="dxa"/>
            </w:tcMar>
          </w:tcPr>
          <w:p w:rsidR="00000000" w:rsidDel="00000000" w:rsidP="00000000" w:rsidRDefault="00000000" w:rsidRPr="00000000" w14:paraId="00000134">
            <w:pPr>
              <w:rPr/>
            </w:pPr>
            <w:r w:rsidDel="00000000" w:rsidR="00000000" w:rsidRPr="00000000">
              <w:rPr>
                <w:rtl w:val="0"/>
              </w:rPr>
              <w:t xml:space="preserve">Land use and land cover under current or baseline conditions.</w:t>
            </w:r>
          </w:p>
        </w:tc>
      </w:tr>
      <w:tr>
        <w:trPr>
          <w:cantSplit w:val="0"/>
          <w:trHeight w:val="364" w:hRule="atLeast"/>
          <w:tblHeader w:val="0"/>
        </w:trPr>
        <w:tc>
          <w:tcPr>
            <w:vMerge w:val="continue"/>
            <w:tcMar>
              <w:top w:w="72.0" w:type="dxa"/>
              <w:left w:w="72.0" w:type="dxa"/>
              <w:bottom w:w="72.0" w:type="dxa"/>
              <w:right w:w="72.0" w:type="dxa"/>
            </w:tcMar>
          </w:tcPr>
          <w:p w:rsidR="00000000" w:rsidDel="00000000" w:rsidP="00000000" w:rsidRDefault="00000000" w:rsidRPr="00000000" w14:paraId="00000135">
            <w:pPr>
              <w:spacing w:after="0" w:before="0" w:line="240" w:lineRule="auto"/>
              <w:ind w:left="0" w:firstLine="0"/>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36">
            <w:pPr>
              <w:rPr/>
            </w:pPr>
            <w:r w:rsidDel="00000000" w:rsidR="00000000" w:rsidRPr="00000000">
              <w:rPr>
                <w:rtl w:val="0"/>
              </w:rPr>
              <w:t xml:space="preserve">LULC_scenario</w:t>
            </w:r>
          </w:p>
        </w:tc>
        <w:tc>
          <w:tcPr>
            <w:tcMar>
              <w:top w:w="72.0" w:type="dxa"/>
              <w:left w:w="72.0" w:type="dxa"/>
              <w:bottom w:w="72.0" w:type="dxa"/>
              <w:right w:w="72.0" w:type="dxa"/>
            </w:tcMar>
          </w:tcPr>
          <w:p w:rsidR="00000000" w:rsidDel="00000000" w:rsidP="00000000" w:rsidRDefault="00000000" w:rsidRPr="00000000" w14:paraId="00000137">
            <w:pPr>
              <w:rPr/>
            </w:pPr>
            <w:r w:rsidDel="00000000" w:rsidR="00000000" w:rsidRPr="00000000">
              <w:rPr>
                <w:rtl w:val="0"/>
              </w:rPr>
              <w:t xml:space="preserve">Raster</w:t>
            </w:r>
          </w:p>
        </w:tc>
        <w:tc>
          <w:tcPr>
            <w:tcMar>
              <w:top w:w="72.0" w:type="dxa"/>
              <w:left w:w="72.0" w:type="dxa"/>
              <w:bottom w:w="72.0" w:type="dxa"/>
              <w:right w:w="72.0" w:type="dxa"/>
            </w:tcMar>
          </w:tcPr>
          <w:p w:rsidR="00000000" w:rsidDel="00000000" w:rsidP="00000000" w:rsidRDefault="00000000" w:rsidRPr="00000000" w14:paraId="00000138">
            <w:pPr>
              <w:rPr/>
            </w:pPr>
            <w:r w:rsidDel="00000000" w:rsidR="00000000" w:rsidRPr="00000000">
              <w:rPr>
                <w:rtl w:val="0"/>
              </w:rPr>
              <w:t xml:space="preserve">Land use and land cover under a future or counterfactual scenario.</w:t>
            </w:r>
          </w:p>
        </w:tc>
      </w:tr>
      <w:tr>
        <w:trPr>
          <w:cantSplit w:val="0"/>
          <w:trHeight w:val="364" w:hRule="atLeast"/>
          <w:tblHeader w:val="0"/>
        </w:trPr>
        <w:tc>
          <w:tcPr>
            <w:vMerge w:val="continue"/>
            <w:tcMar>
              <w:top w:w="72.0" w:type="dxa"/>
              <w:left w:w="72.0" w:type="dxa"/>
              <w:bottom w:w="72.0" w:type="dxa"/>
              <w:right w:w="72.0" w:type="dxa"/>
            </w:tcMar>
          </w:tcPr>
          <w:p w:rsidR="00000000" w:rsidDel="00000000" w:rsidP="00000000" w:rsidRDefault="00000000" w:rsidRPr="00000000" w14:paraId="00000139">
            <w:pPr>
              <w:pageBreakBefore w:val="0"/>
              <w:spacing w:after="0" w:before="0" w:line="240" w:lineRule="auto"/>
              <w:ind w:left="0" w:firstLine="0"/>
              <w:rPr>
                <w:color w:val="ff0000"/>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3A">
            <w:pPr>
              <w:rPr/>
            </w:pPr>
            <w:r w:rsidDel="00000000" w:rsidR="00000000" w:rsidRPr="00000000">
              <w:rPr>
                <w:rtl w:val="0"/>
              </w:rPr>
              <w:t xml:space="preserve">LULC attribute table</w:t>
            </w:r>
          </w:p>
        </w:tc>
        <w:tc>
          <w:tcPr>
            <w:tcMar>
              <w:top w:w="72.0" w:type="dxa"/>
              <w:left w:w="72.0" w:type="dxa"/>
              <w:bottom w:w="72.0" w:type="dxa"/>
              <w:right w:w="72.0" w:type="dxa"/>
            </w:tcMar>
          </w:tcPr>
          <w:p w:rsidR="00000000" w:rsidDel="00000000" w:rsidP="00000000" w:rsidRDefault="00000000" w:rsidRPr="00000000" w14:paraId="0000013B">
            <w:pPr>
              <w:rPr/>
            </w:pPr>
            <w:r w:rsidDel="00000000" w:rsidR="00000000" w:rsidRPr="00000000">
              <w:rPr>
                <w:rtl w:val="0"/>
              </w:rPr>
              <w:t xml:space="preserve">CSV</w:t>
            </w:r>
          </w:p>
        </w:tc>
        <w:tc>
          <w:tcPr>
            <w:tcMar>
              <w:top w:w="72.0" w:type="dxa"/>
              <w:left w:w="72.0" w:type="dxa"/>
              <w:bottom w:w="72.0" w:type="dxa"/>
              <w:right w:w="72.0" w:type="dxa"/>
            </w:tcMar>
          </w:tcPr>
          <w:p w:rsidR="00000000" w:rsidDel="00000000" w:rsidP="00000000" w:rsidRDefault="00000000" w:rsidRPr="00000000" w14:paraId="0000013C">
            <w:pPr>
              <w:rPr/>
            </w:pPr>
            <w:r w:rsidDel="00000000" w:rsidR="00000000" w:rsidRPr="00000000">
              <w:rPr>
                <w:rtl w:val="0"/>
              </w:rPr>
              <w:t xml:space="preserve">A table containing LULC codes, corresponding LULC class names, excluded LULC (0 for keeping, and 1 for excluding).</w:t>
            </w:r>
          </w:p>
        </w:tc>
      </w:tr>
      <w:tr>
        <w:trPr>
          <w:cantSplit w:val="0"/>
          <w:trHeight w:val="364" w:hRule="atLeast"/>
          <w:tblHeader w:val="0"/>
        </w:trPr>
        <w:tc>
          <w:tcPr>
            <w:vMerge w:val="continue"/>
            <w:tcMar>
              <w:top w:w="72.0" w:type="dxa"/>
              <w:left w:w="72.0" w:type="dxa"/>
              <w:bottom w:w="72.0" w:type="dxa"/>
              <w:right w:w="72.0" w:type="dxa"/>
            </w:tcMar>
          </w:tcPr>
          <w:p w:rsidR="00000000" w:rsidDel="00000000" w:rsidP="00000000" w:rsidRDefault="00000000" w:rsidRPr="00000000" w14:paraId="0000013D">
            <w:pPr>
              <w:pageBreakBefore w:val="0"/>
              <w:spacing w:after="0" w:before="0" w:line="240" w:lineRule="auto"/>
              <w:ind w:left="0" w:firstLine="0"/>
              <w:rPr>
                <w:color w:val="ff0000"/>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3E">
            <w:pPr>
              <w:rPr/>
            </w:pPr>
            <w:r w:rsidDel="00000000" w:rsidR="00000000" w:rsidRPr="00000000">
              <w:rPr>
                <w:rtl w:val="0"/>
              </w:rPr>
              <w:t xml:space="preserve">NDVI_baseline</w:t>
            </w:r>
          </w:p>
        </w:tc>
        <w:tc>
          <w:tcPr>
            <w:tcMar>
              <w:top w:w="72.0" w:type="dxa"/>
              <w:left w:w="72.0" w:type="dxa"/>
              <w:bottom w:w="72.0" w:type="dxa"/>
              <w:right w:w="72.0" w:type="dxa"/>
            </w:tcMar>
          </w:tcPr>
          <w:p w:rsidR="00000000" w:rsidDel="00000000" w:rsidP="00000000" w:rsidRDefault="00000000" w:rsidRPr="00000000" w14:paraId="0000013F">
            <w:pPr>
              <w:rPr/>
            </w:pPr>
            <w:r w:rsidDel="00000000" w:rsidR="00000000" w:rsidRPr="00000000">
              <w:rPr>
                <w:rtl w:val="0"/>
              </w:rPr>
              <w:t xml:space="preserve">Raster</w:t>
            </w:r>
          </w:p>
        </w:tc>
        <w:tc>
          <w:tcPr>
            <w:tcMar>
              <w:top w:w="72.0" w:type="dxa"/>
              <w:left w:w="72.0" w:type="dxa"/>
              <w:bottom w:w="72.0" w:type="dxa"/>
              <w:right w:w="72.0" w:type="dxa"/>
            </w:tcMar>
          </w:tcPr>
          <w:p w:rsidR="00000000" w:rsidDel="00000000" w:rsidP="00000000" w:rsidRDefault="00000000" w:rsidRPr="00000000" w14:paraId="00000140">
            <w:pPr>
              <w:rPr/>
            </w:pPr>
            <w:r w:rsidDel="00000000" w:rsidR="00000000" w:rsidRPr="00000000">
              <w:rPr>
                <w:rtl w:val="0"/>
              </w:rPr>
              <w:t xml:space="preserve">This NDVI layer is used to calculate the average NDVI value for each LULC class in the baseline dataset. </w:t>
            </w:r>
          </w:p>
        </w:tc>
      </w:tr>
      <w:tr>
        <w:trPr>
          <w:cantSplit w:val="0"/>
          <w:trHeight w:val="364" w:hRule="atLeast"/>
          <w:tblHeader w:val="0"/>
        </w:trPr>
        <w:tc>
          <w:tcPr>
            <w:vMerge w:val="continue"/>
            <w:tcMar>
              <w:top w:w="72.0" w:type="dxa"/>
              <w:left w:w="72.0" w:type="dxa"/>
              <w:bottom w:w="72.0" w:type="dxa"/>
              <w:right w:w="72.0" w:type="dxa"/>
            </w:tcMar>
          </w:tcPr>
          <w:p w:rsidR="00000000" w:rsidDel="00000000" w:rsidP="00000000" w:rsidRDefault="00000000" w:rsidRPr="00000000" w14:paraId="00000141">
            <w:pPr>
              <w:pageBreakBefore w:val="0"/>
              <w:spacing w:after="0" w:before="0" w:line="240" w:lineRule="auto"/>
              <w:ind w:left="0" w:firstLine="0"/>
              <w:rPr>
                <w:color w:val="ff0000"/>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42">
            <w:pPr>
              <w:rPr/>
            </w:pPr>
            <w:r w:rsidDel="00000000" w:rsidR="00000000" w:rsidRPr="00000000">
              <w:rPr>
                <w:rtl w:val="0"/>
              </w:rPr>
              <w:t xml:space="preserve">NDVI_scenario</w:t>
            </w:r>
          </w:p>
        </w:tc>
        <w:tc>
          <w:tcPr>
            <w:tcMar>
              <w:top w:w="72.0" w:type="dxa"/>
              <w:left w:w="72.0" w:type="dxa"/>
              <w:bottom w:w="72.0" w:type="dxa"/>
              <w:right w:w="72.0" w:type="dxa"/>
            </w:tcMar>
          </w:tcPr>
          <w:p w:rsidR="00000000" w:rsidDel="00000000" w:rsidP="00000000" w:rsidRDefault="00000000" w:rsidRPr="00000000" w14:paraId="00000143">
            <w:pPr>
              <w:rPr/>
            </w:pPr>
            <w:r w:rsidDel="00000000" w:rsidR="00000000" w:rsidRPr="00000000">
              <w:rPr>
                <w:rtl w:val="0"/>
              </w:rPr>
              <w:t xml:space="preserve">Raster</w:t>
            </w:r>
          </w:p>
        </w:tc>
        <w:tc>
          <w:tcPr>
            <w:tcMar>
              <w:top w:w="72.0" w:type="dxa"/>
              <w:left w:w="72.0" w:type="dxa"/>
              <w:bottom w:w="72.0" w:type="dxa"/>
              <w:right w:w="72.0" w:type="dxa"/>
            </w:tcMar>
          </w:tcPr>
          <w:p w:rsidR="00000000" w:rsidDel="00000000" w:rsidP="00000000" w:rsidRDefault="00000000" w:rsidRPr="00000000" w14:paraId="00000144">
            <w:pPr>
              <w:rPr/>
            </w:pPr>
            <w:r w:rsidDel="00000000" w:rsidR="00000000" w:rsidRPr="00000000">
              <w:rPr>
                <w:rtl w:val="0"/>
              </w:rPr>
              <w:t xml:space="preserve">This NDVI layer is used to calculate the average NDVI value for each LULC class in the scenario dataset.</w:t>
            </w:r>
          </w:p>
        </w:tc>
      </w:tr>
      <w:tr>
        <w:trPr>
          <w:cantSplit w:val="0"/>
          <w:trHeight w:val="220.32" w:hRule="atLeast"/>
          <w:tblHeader w:val="0"/>
        </w:trPr>
        <w:tc>
          <w:tcPr>
            <w:gridSpan w:val="2"/>
            <w:tcMar>
              <w:top w:w="72.0" w:type="dxa"/>
              <w:left w:w="72.0" w:type="dxa"/>
              <w:bottom w:w="72.0" w:type="dxa"/>
              <w:right w:w="72.0" w:type="dxa"/>
            </w:tcMar>
          </w:tcPr>
          <w:p w:rsidR="00000000" w:rsidDel="00000000" w:rsidP="00000000" w:rsidRDefault="00000000" w:rsidRPr="00000000" w14:paraId="00000145">
            <w:pPr>
              <w:pageBreakBefore w:val="0"/>
              <w:rPr/>
            </w:pPr>
            <w:commentRangeStart w:id="64"/>
            <w:commentRangeStart w:id="65"/>
            <w:r w:rsidDel="00000000" w:rsidR="00000000" w:rsidRPr="00000000">
              <w:rPr>
                <w:rtl w:val="0"/>
              </w:rPr>
              <w:t xml:space="preserve">Nature exposure type</w:t>
            </w:r>
          </w:p>
        </w:tc>
        <w:tc>
          <w:tcPr>
            <w:tcMar>
              <w:top w:w="72.0" w:type="dxa"/>
              <w:left w:w="72.0" w:type="dxa"/>
              <w:bottom w:w="72.0" w:type="dxa"/>
              <w:right w:w="72.0" w:type="dxa"/>
            </w:tcMar>
          </w:tcPr>
          <w:p w:rsidR="00000000" w:rsidDel="00000000" w:rsidP="00000000" w:rsidRDefault="00000000" w:rsidRPr="00000000" w14:paraId="00000147">
            <w:pPr>
              <w:pageBreakBefore w:val="0"/>
              <w:rPr/>
            </w:pPr>
            <w:commentRangeStart w:id="66"/>
            <w:commentRangeStart w:id="67"/>
            <w:r w:rsidDel="00000000" w:rsidR="00000000" w:rsidRPr="00000000">
              <w:rPr>
                <w:rtl w:val="0"/>
              </w:rPr>
              <w:t xml:space="preserve">Drop-down box</w:t>
            </w:r>
          </w:p>
          <w:p w:rsidR="00000000" w:rsidDel="00000000" w:rsidP="00000000" w:rsidRDefault="00000000" w:rsidRPr="00000000" w14:paraId="00000148">
            <w:pPr>
              <w:pageBreakBefore w:val="0"/>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49">
            <w:pPr>
              <w:rPr/>
            </w:pPr>
            <w:r w:rsidDel="00000000" w:rsidR="00000000" w:rsidRPr="00000000">
              <w:rPr>
                <w:rtl w:val="0"/>
              </w:rPr>
              <w:t xml:space="preserve">☑ Residential nature (Availability)</w:t>
            </w:r>
          </w:p>
          <w:p w:rsidR="00000000" w:rsidDel="00000000" w:rsidP="00000000" w:rsidRDefault="00000000" w:rsidRPr="00000000" w14:paraId="0000014A">
            <w:pPr>
              <w:rPr/>
            </w:pPr>
            <w:r w:rsidDel="00000000" w:rsidR="00000000" w:rsidRPr="00000000">
              <w:rPr>
                <w:rtl w:val="0"/>
              </w:rPr>
              <w:t xml:space="preserve">☐ Neighborhood (Accessibility) – This option is currently not included in the model but is identified as a potential feature for future development.</w:t>
            </w:r>
          </w:p>
          <w:p w:rsidR="00000000" w:rsidDel="00000000" w:rsidP="00000000" w:rsidRDefault="00000000" w:rsidRPr="00000000" w14:paraId="0000014B">
            <w:pPr>
              <w:rPr/>
            </w:pPr>
            <w:r w:rsidDel="00000000" w:rsidR="00000000" w:rsidRPr="00000000">
              <w:rPr>
                <w:rtl w:val="0"/>
              </w:rPr>
              <w:t xml:space="preserve">☐ Visitation – This option is currently not included in the model but is identified as a potential feature for future development.</w:t>
            </w:r>
            <w:r w:rsidDel="00000000" w:rsidR="00000000" w:rsidRPr="00000000">
              <w:rPr>
                <w:rtl w:val="0"/>
              </w:rPr>
            </w:r>
          </w:p>
        </w:tc>
      </w:tr>
      <w:tr>
        <w:trPr>
          <w:cantSplit w:val="0"/>
          <w:trHeight w:val="220.32" w:hRule="atLeast"/>
          <w:tblHeader w:val="0"/>
        </w:trPr>
        <w:tc>
          <w:tcPr>
            <w:gridSpan w:val="2"/>
            <w:tcMar>
              <w:top w:w="72.0" w:type="dxa"/>
              <w:left w:w="72.0" w:type="dxa"/>
              <w:bottom w:w="72.0" w:type="dxa"/>
              <w:right w:w="72.0" w:type="dxa"/>
            </w:tcMar>
          </w:tcPr>
          <w:p w:rsidR="00000000" w:rsidDel="00000000" w:rsidP="00000000" w:rsidRDefault="00000000" w:rsidRPr="00000000" w14:paraId="0000014C">
            <w:pPr>
              <w:rPr/>
            </w:pPr>
            <w:commentRangeEnd w:id="66"/>
            <w:r w:rsidDel="00000000" w:rsidR="00000000" w:rsidRPr="00000000">
              <w:commentReference w:id="66"/>
            </w:r>
            <w:commentRangeEnd w:id="67"/>
            <w:r w:rsidDel="00000000" w:rsidR="00000000" w:rsidRPr="00000000">
              <w:commentReference w:id="67"/>
            </w:r>
            <w:r w:rsidDel="00000000" w:rsidR="00000000" w:rsidRPr="00000000">
              <w:rPr>
                <w:rtl w:val="0"/>
              </w:rPr>
              <w:t xml:space="preserve">Search Radius (meters)</w:t>
            </w:r>
          </w:p>
        </w:tc>
        <w:tc>
          <w:tcPr>
            <w:tcMar>
              <w:top w:w="72.0" w:type="dxa"/>
              <w:left w:w="72.0" w:type="dxa"/>
              <w:bottom w:w="72.0" w:type="dxa"/>
              <w:right w:w="72.0" w:type="dxa"/>
            </w:tcMar>
          </w:tcPr>
          <w:p w:rsidR="00000000" w:rsidDel="00000000" w:rsidP="00000000" w:rsidRDefault="00000000" w:rsidRPr="00000000" w14:paraId="0000014E">
            <w:pPr>
              <w:rPr/>
            </w:pPr>
            <w:r w:rsidDel="00000000" w:rsidR="00000000" w:rsidRPr="00000000">
              <w:rPr>
                <w:rtl w:val="0"/>
              </w:rPr>
              <w:t xml:space="preserve">Number</w:t>
            </w:r>
          </w:p>
        </w:tc>
        <w:tc>
          <w:tcPr>
            <w:tcMar>
              <w:top w:w="72.0" w:type="dxa"/>
              <w:left w:w="72.0" w:type="dxa"/>
              <w:bottom w:w="72.0" w:type="dxa"/>
              <w:right w:w="72.0" w:type="dxa"/>
            </w:tcMar>
          </w:tcPr>
          <w:p w:rsidR="00000000" w:rsidDel="00000000" w:rsidP="00000000" w:rsidRDefault="00000000" w:rsidRPr="00000000" w14:paraId="0000014F">
            <w:pPr>
              <w:rPr/>
            </w:pPr>
            <w:r w:rsidDel="00000000" w:rsidR="00000000" w:rsidRPr="00000000">
              <w:rPr>
                <w:rtl w:val="0"/>
              </w:rPr>
              <w:t xml:space="preserve">The distance used to define the surrounding area of a person's residence that best represents daily exposure to nearby nature.</w:t>
            </w:r>
          </w:p>
        </w:tc>
      </w:tr>
      <w:tr>
        <w:trPr>
          <w:cantSplit w:val="0"/>
          <w:trHeight w:val="220.32" w:hRule="atLeast"/>
          <w:tblHeader w:val="0"/>
        </w:trPr>
        <w:tc>
          <w:tcPr>
            <w:gridSpan w:val="2"/>
            <w:tcMar>
              <w:top w:w="72.0" w:type="dxa"/>
              <w:left w:w="72.0" w:type="dxa"/>
              <w:bottom w:w="72.0" w:type="dxa"/>
              <w:right w:w="72.0" w:type="dxa"/>
            </w:tcMar>
          </w:tcPr>
          <w:p w:rsidR="00000000" w:rsidDel="00000000" w:rsidP="00000000" w:rsidRDefault="00000000" w:rsidRPr="00000000" w14:paraId="00000150">
            <w:pPr>
              <w:rPr/>
            </w:pPr>
            <w:r w:rsidDel="00000000" w:rsidR="00000000" w:rsidRPr="00000000">
              <w:rPr>
                <w:rtl w:val="0"/>
              </w:rPr>
              <w:t xml:space="preserve">Effect size table</w:t>
            </w:r>
          </w:p>
        </w:tc>
        <w:tc>
          <w:tcPr>
            <w:tcMar>
              <w:top w:w="72.0" w:type="dxa"/>
              <w:left w:w="72.0" w:type="dxa"/>
              <w:bottom w:w="72.0" w:type="dxa"/>
              <w:right w:w="72.0" w:type="dxa"/>
            </w:tcMar>
          </w:tcPr>
          <w:p w:rsidR="00000000" w:rsidDel="00000000" w:rsidP="00000000" w:rsidRDefault="00000000" w:rsidRPr="00000000" w14:paraId="00000152">
            <w:pPr>
              <w:pageBreakBefore w:val="0"/>
              <w:rPr/>
            </w:pPr>
            <w:r w:rsidDel="00000000" w:rsidR="00000000" w:rsidRPr="00000000">
              <w:rPr>
                <w:rtl w:val="0"/>
              </w:rPr>
              <w:t xml:space="preserve">CSV</w:t>
            </w:r>
          </w:p>
        </w:tc>
        <w:tc>
          <w:tcPr>
            <w:tcMar>
              <w:top w:w="72.0" w:type="dxa"/>
              <w:left w:w="72.0" w:type="dxa"/>
              <w:bottom w:w="72.0" w:type="dxa"/>
              <w:right w:w="72.0" w:type="dxa"/>
            </w:tcMar>
          </w:tcPr>
          <w:p w:rsidR="00000000" w:rsidDel="00000000" w:rsidP="00000000" w:rsidRDefault="00000000" w:rsidRPr="00000000" w14:paraId="00000153">
            <w:pPr>
              <w:pageBreakBefore w:val="0"/>
              <w:rPr/>
            </w:pPr>
            <w:r w:rsidDel="00000000" w:rsidR="00000000" w:rsidRPr="00000000">
              <w:rPr>
                <w:rtl w:val="0"/>
              </w:rPr>
              <w:t xml:space="preserve">A table containing health indicator-specific effect sizes, such as risk ratios or odds ratios, representing the relationship between nature exposure and mental health outcomes.</w:t>
            </w:r>
          </w:p>
        </w:tc>
      </w:tr>
      <w:tr>
        <w:trPr>
          <w:cantSplit w:val="0"/>
          <w:trHeight w:val="220.32" w:hRule="atLeast"/>
          <w:tblHeader w:val="0"/>
        </w:trPr>
        <w:tc>
          <w:tcPr>
            <w:gridSpan w:val="2"/>
            <w:tcMar>
              <w:top w:w="72.0" w:type="dxa"/>
              <w:left w:w="72.0" w:type="dxa"/>
              <w:bottom w:w="72.0" w:type="dxa"/>
              <w:right w:w="72.0" w:type="dxa"/>
            </w:tcMar>
          </w:tcPr>
          <w:p w:rsidR="00000000" w:rsidDel="00000000" w:rsidP="00000000" w:rsidRDefault="00000000" w:rsidRPr="00000000" w14:paraId="00000154">
            <w:pPr>
              <w:rPr/>
            </w:pPr>
            <w:r w:rsidDel="00000000" w:rsidR="00000000" w:rsidRPr="00000000">
              <w:rPr>
                <w:rtl w:val="0"/>
              </w:rPr>
              <w:t xml:space="preserve">Baseline prevalence (or incidence) rate </w:t>
            </w:r>
          </w:p>
        </w:tc>
        <w:tc>
          <w:tcPr>
            <w:tcMar>
              <w:top w:w="72.0" w:type="dxa"/>
              <w:left w:w="72.0" w:type="dxa"/>
              <w:bottom w:w="72.0" w:type="dxa"/>
              <w:right w:w="72.0" w:type="dxa"/>
            </w:tcMar>
          </w:tcPr>
          <w:p w:rsidR="00000000" w:rsidDel="00000000" w:rsidP="00000000" w:rsidRDefault="00000000" w:rsidRPr="00000000" w14:paraId="00000156">
            <w:pPr>
              <w:pageBreakBefore w:val="0"/>
              <w:rPr/>
            </w:pPr>
            <w:r w:rsidDel="00000000" w:rsidR="00000000" w:rsidRPr="00000000">
              <w:rPr>
                <w:rtl w:val="0"/>
              </w:rPr>
              <w:t xml:space="preserve">Shapefile</w:t>
            </w:r>
          </w:p>
        </w:tc>
        <w:tc>
          <w:tcPr>
            <w:tcMar>
              <w:top w:w="72.0" w:type="dxa"/>
              <w:left w:w="72.0" w:type="dxa"/>
              <w:bottom w:w="72.0" w:type="dxa"/>
              <w:right w:w="72.0" w:type="dxa"/>
            </w:tcMar>
          </w:tcPr>
          <w:p w:rsidR="00000000" w:rsidDel="00000000" w:rsidP="00000000" w:rsidRDefault="00000000" w:rsidRPr="00000000" w14:paraId="00000157">
            <w:pPr>
              <w:pageBreakBefore w:val="0"/>
              <w:rPr/>
            </w:pPr>
            <w:r w:rsidDel="00000000" w:rsidR="00000000" w:rsidRPr="00000000">
              <w:rPr>
                <w:rtl w:val="0"/>
              </w:rPr>
              <w:t xml:space="preserve">A spatial dataset providing the baseline prevalence (or incidence) rates of specific mental health outcomes (e.g., depression or anxiety) across administrative units within the study area. This data allows the model to estimate preventable cases by comparing current rates with those projected under improved nature exposure scenarios.</w:t>
            </w:r>
          </w:p>
        </w:tc>
      </w:tr>
      <w:tr>
        <w:trPr>
          <w:cantSplit w:val="0"/>
          <w:trHeight w:val="220.32" w:hRule="atLeast"/>
          <w:tblHeader w:val="0"/>
        </w:trPr>
        <w:tc>
          <w:tcPr>
            <w:gridSpan w:val="2"/>
            <w:tcMar>
              <w:top w:w="72.0" w:type="dxa"/>
              <w:left w:w="72.0" w:type="dxa"/>
              <w:bottom w:w="72.0" w:type="dxa"/>
              <w:right w:w="72.0" w:type="dxa"/>
            </w:tcMar>
          </w:tcPr>
          <w:p w:rsidR="00000000" w:rsidDel="00000000" w:rsidP="00000000" w:rsidRDefault="00000000" w:rsidRPr="00000000" w14:paraId="00000158">
            <w:pPr>
              <w:rPr/>
            </w:pPr>
            <w:r w:rsidDel="00000000" w:rsidR="00000000" w:rsidRPr="00000000">
              <w:rPr>
                <w:rtl w:val="0"/>
              </w:rPr>
              <w:t xml:space="preserve">Health cost rate (optional)</w:t>
            </w:r>
          </w:p>
        </w:tc>
        <w:tc>
          <w:tcPr>
            <w:tcMar>
              <w:top w:w="72.0" w:type="dxa"/>
              <w:left w:w="72.0" w:type="dxa"/>
              <w:bottom w:w="72.0" w:type="dxa"/>
              <w:right w:w="72.0" w:type="dxa"/>
            </w:tcMar>
          </w:tcPr>
          <w:p w:rsidR="00000000" w:rsidDel="00000000" w:rsidP="00000000" w:rsidRDefault="00000000" w:rsidRPr="00000000" w14:paraId="0000015A">
            <w:pPr>
              <w:rPr/>
            </w:pPr>
            <w:r w:rsidDel="00000000" w:rsidR="00000000" w:rsidRPr="00000000">
              <w:rPr>
                <w:rtl w:val="0"/>
              </w:rPr>
              <w:t xml:space="preserve">CSV</w:t>
            </w:r>
          </w:p>
        </w:tc>
        <w:tc>
          <w:tcPr>
            <w:tcMar>
              <w:top w:w="72.0" w:type="dxa"/>
              <w:left w:w="72.0" w:type="dxa"/>
              <w:bottom w:w="72.0" w:type="dxa"/>
              <w:right w:w="72.0" w:type="dxa"/>
            </w:tcMar>
          </w:tcPr>
          <w:p w:rsidR="00000000" w:rsidDel="00000000" w:rsidP="00000000" w:rsidRDefault="00000000" w:rsidRPr="00000000" w14:paraId="0000015B">
            <w:pPr>
              <w:pageBreakBefore w:val="0"/>
              <w:rPr/>
            </w:pPr>
            <w:r w:rsidDel="00000000" w:rsidR="00000000" w:rsidRPr="00000000">
              <w:rPr>
                <w:rtl w:val="0"/>
              </w:rPr>
              <w:t xml:space="preserve">A CSV table providing the societal cost per case (e.g., in USD PPP) for specific mental health outcomes. This data enables the model to estimate the economic value of preventable cases under different urban nature scenarios. Costs can be specified at national, regional, or local levels depending on data availability.</w:t>
            </w:r>
          </w:p>
        </w:tc>
      </w:tr>
      <w:tr>
        <w:trPr>
          <w:cantSplit w:val="0"/>
          <w:trHeight w:val="220.32" w:hRule="atLeast"/>
          <w:tblHeader w:val="0"/>
        </w:trPr>
        <w:tc>
          <w:tcPr>
            <w:gridSpan w:val="2"/>
            <w:tcMar>
              <w:top w:w="72.0" w:type="dxa"/>
              <w:left w:w="72.0" w:type="dxa"/>
              <w:bottom w:w="72.0" w:type="dxa"/>
              <w:right w:w="72.0" w:type="dxa"/>
            </w:tcMar>
          </w:tcPr>
          <w:p w:rsidR="00000000" w:rsidDel="00000000" w:rsidP="00000000" w:rsidRDefault="00000000" w:rsidRPr="00000000" w14:paraId="0000015C">
            <w:pPr>
              <w:rPr/>
            </w:pPr>
            <w:r w:rsidDel="00000000" w:rsidR="00000000" w:rsidRPr="00000000">
              <w:rPr>
                <w:rtl w:val="0"/>
              </w:rPr>
              <w:t xml:space="preserve">Population</w:t>
            </w:r>
          </w:p>
        </w:tc>
        <w:tc>
          <w:tcPr>
            <w:tcMar>
              <w:top w:w="72.0" w:type="dxa"/>
              <w:left w:w="72.0" w:type="dxa"/>
              <w:bottom w:w="72.0" w:type="dxa"/>
              <w:right w:w="72.0" w:type="dxa"/>
            </w:tcMar>
          </w:tcPr>
          <w:p w:rsidR="00000000" w:rsidDel="00000000" w:rsidP="00000000" w:rsidRDefault="00000000" w:rsidRPr="00000000" w14:paraId="0000015E">
            <w:pPr>
              <w:rPr/>
            </w:pPr>
            <w:r w:rsidDel="00000000" w:rsidR="00000000" w:rsidRPr="00000000">
              <w:rPr>
                <w:rtl w:val="0"/>
              </w:rPr>
              <w:t xml:space="preserve">Raster</w:t>
            </w:r>
          </w:p>
        </w:tc>
        <w:tc>
          <w:tcPr>
            <w:tcMar>
              <w:top w:w="72.0" w:type="dxa"/>
              <w:left w:w="72.0" w:type="dxa"/>
              <w:bottom w:w="72.0" w:type="dxa"/>
              <w:right w:w="72.0" w:type="dxa"/>
            </w:tcMar>
          </w:tcPr>
          <w:p w:rsidR="00000000" w:rsidDel="00000000" w:rsidP="00000000" w:rsidRDefault="00000000" w:rsidRPr="00000000" w14:paraId="0000015F">
            <w:pPr>
              <w:rPr/>
            </w:pPr>
            <w:r w:rsidDel="00000000" w:rsidR="00000000" w:rsidRPr="00000000">
              <w:rPr>
                <w:rtl w:val="0"/>
              </w:rPr>
              <w:t xml:space="preserve">Gridded population data representing the number of people per pixel, ideally at the pixel level. Where available, additional demographic attributes (e.g., age, income) can enhance model accuracy and equity assessments. For population count rasters, users are recommended to use the WorldPop data, which has global coverage at 100 meter resolution </w:t>
            </w:r>
            <w:hyperlink r:id="rId33">
              <w:r w:rsidDel="00000000" w:rsidR="00000000" w:rsidRPr="00000000">
                <w:rPr>
                  <w:color w:val="1155cc"/>
                  <w:u w:val="single"/>
                  <w:rtl w:val="0"/>
                </w:rPr>
                <w:t xml:space="preserve">https://hub.worldpop.org/project/categories?id=3</w:t>
              </w:r>
            </w:hyperlink>
            <w:r w:rsidDel="00000000" w:rsidR="00000000" w:rsidRPr="00000000">
              <w:rPr>
                <w:rtl w:val="0"/>
              </w:rPr>
              <w:t xml:space="preserve"> </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numPr>
          <w:ilvl w:val="1"/>
          <w:numId w:val="4"/>
        </w:numPr>
      </w:pPr>
      <w:r w:rsidDel="00000000" w:rsidR="00000000" w:rsidRPr="00000000">
        <w:rPr>
          <w:rtl w:val="0"/>
        </w:rPr>
        <w:t xml:space="preserve"> Summary of outputs</w:t>
      </w:r>
    </w:p>
    <w:tbl>
      <w:tblPr>
        <w:tblStyle w:val="Table4"/>
        <w:tblW w:w="10485.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1290"/>
        <w:gridCol w:w="5835"/>
        <w:tblGridChange w:id="0">
          <w:tblGrid>
            <w:gridCol w:w="3360"/>
            <w:gridCol w:w="1290"/>
            <w:gridCol w:w="5835"/>
          </w:tblGrid>
        </w:tblGridChange>
      </w:tblGrid>
      <w:tr>
        <w:trPr>
          <w:cantSplit w:val="0"/>
          <w:trHeight w:val="431.99999999999994" w:hRule="atLeast"/>
          <w:tblHeader w:val="0"/>
        </w:trPr>
        <w:tc>
          <w:tcPr>
            <w:shd w:fill="efefef" w:val="clear"/>
            <w:vAlign w:val="center"/>
          </w:tcPr>
          <w:p w:rsidR="00000000" w:rsidDel="00000000" w:rsidP="00000000" w:rsidRDefault="00000000" w:rsidRPr="00000000" w14:paraId="00000162">
            <w:pPr>
              <w:pageBreakBefore w:val="0"/>
              <w:rPr>
                <w:b w:val="1"/>
                <w:bCs w:val="1"/>
              </w:rPr>
            </w:pPr>
            <w:r w:rsidDel="00000000" w:rsidR="00000000" w:rsidRPr="00000000">
              <w:rPr>
                <w:b w:val="1"/>
                <w:bCs w:val="1"/>
                <w:rtl w:val="0"/>
              </w:rPr>
              <w:t xml:space="preserve">Name</w:t>
            </w:r>
          </w:p>
        </w:tc>
        <w:tc>
          <w:tcPr>
            <w:shd w:fill="efefef" w:val="clear"/>
            <w:vAlign w:val="center"/>
          </w:tcPr>
          <w:p w:rsidR="00000000" w:rsidDel="00000000" w:rsidP="00000000" w:rsidRDefault="00000000" w:rsidRPr="00000000" w14:paraId="00000163">
            <w:pPr>
              <w:pageBreakBefore w:val="0"/>
              <w:rPr>
                <w:b w:val="1"/>
                <w:bCs w:val="1"/>
              </w:rPr>
            </w:pPr>
            <w:r w:rsidDel="00000000" w:rsidR="00000000" w:rsidRPr="00000000">
              <w:rPr>
                <w:b w:val="1"/>
                <w:bCs w:val="1"/>
                <w:rtl w:val="0"/>
              </w:rPr>
              <w:t xml:space="preserve">Type</w:t>
            </w:r>
          </w:p>
        </w:tc>
        <w:tc>
          <w:tcPr>
            <w:shd w:fill="efefef" w:val="clear"/>
            <w:vAlign w:val="center"/>
          </w:tcPr>
          <w:p w:rsidR="00000000" w:rsidDel="00000000" w:rsidP="00000000" w:rsidRDefault="00000000" w:rsidRPr="00000000" w14:paraId="00000164">
            <w:pPr>
              <w:pageBreakBefore w:val="0"/>
              <w:rPr>
                <w:b w:val="1"/>
                <w:bCs w:val="1"/>
              </w:rPr>
            </w:pPr>
            <w:r w:rsidDel="00000000" w:rsidR="00000000" w:rsidRPr="00000000">
              <w:rPr>
                <w:b w:val="1"/>
                <w:bCs w:val="1"/>
                <w:rtl w:val="0"/>
              </w:rPr>
              <w:t xml:space="preserve">Description</w:t>
            </w:r>
          </w:p>
        </w:tc>
      </w:tr>
      <w:tr>
        <w:trPr>
          <w:cantSplit w:val="0"/>
          <w:trHeight w:val="431.99999999999994" w:hRule="atLeast"/>
          <w:tblHeader w:val="0"/>
        </w:trPr>
        <w:tc>
          <w:tcPr>
            <w:vAlign w:val="center"/>
          </w:tcPr>
          <w:p w:rsidR="00000000" w:rsidDel="00000000" w:rsidP="00000000" w:rsidRDefault="00000000" w:rsidRPr="00000000" w14:paraId="00000165">
            <w:pPr>
              <w:pageBreakBefore w:val="0"/>
              <w:rPr>
                <w:b w:val="1"/>
                <w:bCs w:val="1"/>
              </w:rPr>
            </w:pPr>
            <w:r w:rsidDel="00000000" w:rsidR="00000000" w:rsidRPr="00000000">
              <w:rPr>
                <w:b w:val="1"/>
                <w:bCs w:val="1"/>
                <w:rtl w:val="0"/>
              </w:rPr>
              <w:t xml:space="preserve">preventable_cases</w:t>
            </w:r>
            <w:r w:rsidDel="00000000" w:rsidR="00000000" w:rsidRPr="00000000">
              <w:rPr>
                <w:b w:val="1"/>
                <w:bCs w:val="1"/>
                <w:rtl w:val="0"/>
              </w:rPr>
              <w:t xml:space="preserve">.tif</w:t>
            </w:r>
            <w:r w:rsidDel="00000000" w:rsidR="00000000" w:rsidRPr="00000000">
              <w:rPr>
                <w:rtl w:val="0"/>
              </w:rPr>
            </w:r>
          </w:p>
        </w:tc>
        <w:tc>
          <w:tcPr>
            <w:vAlign w:val="center"/>
          </w:tcPr>
          <w:p w:rsidR="00000000" w:rsidDel="00000000" w:rsidP="00000000" w:rsidRDefault="00000000" w:rsidRPr="00000000" w14:paraId="00000166">
            <w:pPr>
              <w:pageBreakBefore w:val="0"/>
              <w:rPr/>
            </w:pPr>
            <w:r w:rsidDel="00000000" w:rsidR="00000000" w:rsidRPr="00000000">
              <w:rPr>
                <w:rtl w:val="0"/>
              </w:rPr>
              <w:t xml:space="preserve">Raster</w:t>
            </w:r>
          </w:p>
        </w:tc>
        <w:tc>
          <w:tcPr>
            <w:vAlign w:val="center"/>
          </w:tcPr>
          <w:p w:rsidR="00000000" w:rsidDel="00000000" w:rsidP="00000000" w:rsidRDefault="00000000" w:rsidRPr="00000000" w14:paraId="00000167">
            <w:pPr>
              <w:pageBreakBefore w:val="0"/>
              <w:rPr/>
            </w:pPr>
            <w:r w:rsidDel="00000000" w:rsidR="00000000" w:rsidRPr="00000000">
              <w:rPr>
                <w:rtl w:val="0"/>
              </w:rPr>
              <w:t xml:space="preserve">Preventable cases at pixel level. </w:t>
            </w:r>
          </w:p>
        </w:tc>
      </w:tr>
      <w:tr>
        <w:trPr>
          <w:cantSplit w:val="0"/>
          <w:trHeight w:val="431.99999999999994" w:hRule="atLeast"/>
          <w:tblHeader w:val="0"/>
        </w:trPr>
        <w:tc>
          <w:tcPr>
            <w:vAlign w:val="center"/>
          </w:tcPr>
          <w:p w:rsidR="00000000" w:rsidDel="00000000" w:rsidP="00000000" w:rsidRDefault="00000000" w:rsidRPr="00000000" w14:paraId="00000168">
            <w:pPr>
              <w:rPr>
                <w:b w:val="1"/>
                <w:bCs w:val="1"/>
              </w:rPr>
            </w:pPr>
            <w:r w:rsidDel="00000000" w:rsidR="00000000" w:rsidRPr="00000000">
              <w:rPr>
                <w:b w:val="1"/>
                <w:bCs w:val="1"/>
                <w:rtl w:val="0"/>
              </w:rPr>
              <w:t xml:space="preserve">preventable_cost.tif</w:t>
            </w:r>
          </w:p>
        </w:tc>
        <w:tc>
          <w:tcPr>
            <w:vAlign w:val="center"/>
          </w:tcPr>
          <w:p w:rsidR="00000000" w:rsidDel="00000000" w:rsidP="00000000" w:rsidRDefault="00000000" w:rsidRPr="00000000" w14:paraId="00000169">
            <w:pPr>
              <w:rPr/>
            </w:pPr>
            <w:r w:rsidDel="00000000" w:rsidR="00000000" w:rsidRPr="00000000">
              <w:rPr>
                <w:rtl w:val="0"/>
              </w:rPr>
              <w:t xml:space="preserve">Raster</w:t>
            </w:r>
          </w:p>
        </w:tc>
        <w:tc>
          <w:tcPr>
            <w:vAlign w:val="center"/>
          </w:tcPr>
          <w:p w:rsidR="00000000" w:rsidDel="00000000" w:rsidP="00000000" w:rsidRDefault="00000000" w:rsidRPr="00000000" w14:paraId="0000016A">
            <w:pPr>
              <w:rPr/>
            </w:pPr>
            <w:r w:rsidDel="00000000" w:rsidR="00000000" w:rsidRPr="00000000">
              <w:rPr>
                <w:rtl w:val="0"/>
              </w:rPr>
              <w:t xml:space="preserve">Preventable cost at pixel level. The sample data use societal cost per case, expressed in USD PPP (2018). Users may customize the currency unit and reference year in the health cost rate table to better align with local policy priorities and economic conditions.</w:t>
            </w:r>
          </w:p>
        </w:tc>
      </w:tr>
      <w:tr>
        <w:trPr>
          <w:cantSplit w:val="0"/>
          <w:trHeight w:val="431.99999999999994" w:hRule="atLeast"/>
          <w:tblHeader w:val="0"/>
        </w:trPr>
        <w:tc>
          <w:tcPr>
            <w:vAlign w:val="center"/>
          </w:tcPr>
          <w:p w:rsidR="00000000" w:rsidDel="00000000" w:rsidP="00000000" w:rsidRDefault="00000000" w:rsidRPr="00000000" w14:paraId="0000016B">
            <w:pPr>
              <w:rPr>
                <w:b w:val="1"/>
                <w:bCs w:val="1"/>
              </w:rPr>
            </w:pPr>
            <w:r w:rsidDel="00000000" w:rsidR="00000000" w:rsidRPr="00000000">
              <w:rPr>
                <w:b w:val="1"/>
                <w:bCs w:val="1"/>
                <w:rtl w:val="0"/>
              </w:rPr>
              <w:t xml:space="preserve">preventable_case_cost_sum.shp</w:t>
            </w:r>
          </w:p>
        </w:tc>
        <w:tc>
          <w:tcPr>
            <w:vAlign w:val="center"/>
          </w:tcPr>
          <w:p w:rsidR="00000000" w:rsidDel="00000000" w:rsidP="00000000" w:rsidRDefault="00000000" w:rsidRPr="00000000" w14:paraId="0000016C">
            <w:pPr>
              <w:rPr/>
            </w:pPr>
            <w:r w:rsidDel="00000000" w:rsidR="00000000" w:rsidRPr="00000000">
              <w:rPr>
                <w:rtl w:val="0"/>
              </w:rPr>
              <w:t xml:space="preserve">Shapefile </w:t>
            </w:r>
          </w:p>
        </w:tc>
        <w:tc>
          <w:tcPr>
            <w:vAlign w:val="center"/>
          </w:tcPr>
          <w:p w:rsidR="00000000" w:rsidDel="00000000" w:rsidP="00000000" w:rsidRDefault="00000000" w:rsidRPr="00000000" w14:paraId="0000016D">
            <w:pPr>
              <w:rPr/>
            </w:pPr>
            <w:commentRangeStart w:id="68"/>
            <w:commentRangeStart w:id="69"/>
            <w:commentRangeStart w:id="70"/>
            <w:commentRangeStart w:id="71"/>
            <w:r w:rsidDel="00000000" w:rsidR="00000000" w:rsidRPr="00000000">
              <w:rPr>
                <w:rtl w:val="0"/>
              </w:rPr>
              <w:t xml:space="preserve">Aggregated total preventable cases, and total preventable costs by sub-region (e.g., census tract or zip code) within the area of interest (The area of interest input will be used here).</w:t>
            </w:r>
            <w:commentRangeEnd w:id="68"/>
            <w:r w:rsidDel="00000000" w:rsidR="00000000" w:rsidRPr="00000000">
              <w:commentReference w:id="68"/>
            </w:r>
            <w:commentRangeEnd w:id="69"/>
            <w:r w:rsidDel="00000000" w:rsidR="00000000" w:rsidRPr="00000000">
              <w:commentReference w:id="69"/>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r>
          </w:p>
        </w:tc>
      </w:tr>
      <w:tr>
        <w:trPr>
          <w:cantSplit w:val="0"/>
          <w:trHeight w:val="431.99999999999994" w:hRule="atLeast"/>
          <w:tblHeader w:val="0"/>
        </w:trPr>
        <w:tc>
          <w:tcPr>
            <w:vAlign w:val="center"/>
          </w:tcPr>
          <w:p w:rsidR="00000000" w:rsidDel="00000000" w:rsidP="00000000" w:rsidRDefault="00000000" w:rsidRPr="00000000" w14:paraId="0000016E">
            <w:pPr>
              <w:rPr/>
            </w:pPr>
            <w:r w:rsidDel="00000000" w:rsidR="00000000" w:rsidRPr="00000000">
              <w:rPr>
                <w:rtl w:val="0"/>
              </w:rPr>
              <w:t xml:space="preserve">preventable_cases_cost_sum.csv</w:t>
            </w:r>
          </w:p>
        </w:tc>
        <w:tc>
          <w:tcPr>
            <w:vAlign w:val="center"/>
          </w:tcPr>
          <w:p w:rsidR="00000000" w:rsidDel="00000000" w:rsidP="00000000" w:rsidRDefault="00000000" w:rsidRPr="00000000" w14:paraId="0000016F">
            <w:pPr>
              <w:rPr/>
            </w:pPr>
            <w:r w:rsidDel="00000000" w:rsidR="00000000" w:rsidRPr="00000000">
              <w:rPr>
                <w:rtl w:val="0"/>
              </w:rPr>
              <w:t xml:space="preserve">CSV</w:t>
            </w:r>
          </w:p>
        </w:tc>
        <w:tc>
          <w:tcPr>
            <w:vAlign w:val="center"/>
          </w:tcPr>
          <w:p w:rsidR="00000000" w:rsidDel="00000000" w:rsidP="00000000" w:rsidRDefault="00000000" w:rsidRPr="00000000" w14:paraId="00000170">
            <w:pPr>
              <w:rPr/>
            </w:pPr>
            <w:r w:rsidDel="00000000" w:rsidR="00000000" w:rsidRPr="00000000">
              <w:rPr>
                <w:rtl w:val="0"/>
              </w:rPr>
              <w:t xml:space="preserve">Aggregated total preventable cases and total preventable costs by sub-region (e.g., census tract or zip code) within the area of interest, with an additional row showing the total cases for the entire area (e.g., a city).</w:t>
            </w:r>
          </w:p>
        </w:tc>
      </w:tr>
      <w:tr>
        <w:trPr>
          <w:cantSplit w:val="0"/>
          <w:trHeight w:val="431.99999999999994" w:hRule="atLeast"/>
          <w:tblHeader w:val="0"/>
        </w:trPr>
        <w:tc>
          <w:tcPr>
            <w:vAlign w:val="center"/>
          </w:tcPr>
          <w:p w:rsidR="00000000" w:rsidDel="00000000" w:rsidP="00000000" w:rsidRDefault="00000000" w:rsidRPr="00000000" w14:paraId="00000171">
            <w:pPr>
              <w:rPr/>
            </w:pPr>
            <w:r w:rsidDel="00000000" w:rsidR="00000000" w:rsidRPr="00000000">
              <w:rPr>
                <w:rtl w:val="0"/>
              </w:rPr>
              <w:t xml:space="preserve">preventable_cases.png</w:t>
            </w:r>
          </w:p>
        </w:tc>
        <w:tc>
          <w:tcPr>
            <w:vAlign w:val="center"/>
          </w:tcPr>
          <w:p w:rsidR="00000000" w:rsidDel="00000000" w:rsidP="00000000" w:rsidRDefault="00000000" w:rsidRPr="00000000" w14:paraId="00000172">
            <w:pPr>
              <w:rPr/>
            </w:pPr>
            <w:r w:rsidDel="00000000" w:rsidR="00000000" w:rsidRPr="00000000">
              <w:rPr>
                <w:rtl w:val="0"/>
              </w:rPr>
              <w:t xml:space="preserve">PNG image</w:t>
            </w:r>
          </w:p>
        </w:tc>
        <w:tc>
          <w:tcPr>
            <w:vAlign w:val="center"/>
          </w:tcPr>
          <w:p w:rsidR="00000000" w:rsidDel="00000000" w:rsidP="00000000" w:rsidRDefault="00000000" w:rsidRPr="00000000" w14:paraId="00000173">
            <w:pPr>
              <w:rPr/>
            </w:pPr>
            <w:r w:rsidDel="00000000" w:rsidR="00000000" w:rsidRPr="00000000">
              <w:rPr>
                <w:rtl w:val="0"/>
              </w:rPr>
              <w:t xml:space="preserve">Default visual outputs for users. </w:t>
            </w:r>
          </w:p>
        </w:tc>
      </w:tr>
      <w:tr>
        <w:trPr>
          <w:cantSplit w:val="0"/>
          <w:trHeight w:val="431.99999999999994" w:hRule="atLeast"/>
          <w:tblHeader w:val="0"/>
        </w:trPr>
        <w:tc>
          <w:tcPr>
            <w:vAlign w:val="center"/>
          </w:tcPr>
          <w:p w:rsidR="00000000" w:rsidDel="00000000" w:rsidP="00000000" w:rsidRDefault="00000000" w:rsidRPr="00000000" w14:paraId="00000174">
            <w:pPr>
              <w:rPr/>
            </w:pPr>
            <w:r w:rsidDel="00000000" w:rsidR="00000000" w:rsidRPr="00000000">
              <w:rPr>
                <w:rtl w:val="0"/>
              </w:rPr>
              <w:t xml:space="preserve">preventable_cases_sum.png</w:t>
            </w:r>
          </w:p>
        </w:tc>
        <w:tc>
          <w:tcPr>
            <w:vAlign w:val="center"/>
          </w:tcPr>
          <w:p w:rsidR="00000000" w:rsidDel="00000000" w:rsidP="00000000" w:rsidRDefault="00000000" w:rsidRPr="00000000" w14:paraId="00000175">
            <w:pPr>
              <w:rPr/>
            </w:pPr>
            <w:r w:rsidDel="00000000" w:rsidR="00000000" w:rsidRPr="00000000">
              <w:rPr>
                <w:rtl w:val="0"/>
              </w:rPr>
              <w:t xml:space="preserve">PNG image</w:t>
            </w:r>
          </w:p>
        </w:tc>
        <w:tc>
          <w:tcPr>
            <w:vAlign w:val="center"/>
          </w:tcPr>
          <w:p w:rsidR="00000000" w:rsidDel="00000000" w:rsidP="00000000" w:rsidRDefault="00000000" w:rsidRPr="00000000" w14:paraId="00000176">
            <w:pPr>
              <w:rPr/>
            </w:pPr>
            <w:r w:rsidDel="00000000" w:rsidR="00000000" w:rsidRPr="00000000">
              <w:rPr>
                <w:rtl w:val="0"/>
              </w:rPr>
              <w:t xml:space="preserve">Default visual outputs for users. </w:t>
            </w:r>
          </w:p>
        </w:tc>
      </w:tr>
      <w:tr>
        <w:trPr>
          <w:cantSplit w:val="0"/>
          <w:trHeight w:val="431.99999999999994" w:hRule="atLeast"/>
          <w:tblHeader w:val="0"/>
        </w:trPr>
        <w:tc>
          <w:tcPr>
            <w:vAlign w:val="center"/>
          </w:tcPr>
          <w:p w:rsidR="00000000" w:rsidDel="00000000" w:rsidP="00000000" w:rsidRDefault="00000000" w:rsidRPr="00000000" w14:paraId="00000177">
            <w:pPr>
              <w:rPr/>
            </w:pPr>
            <w:r w:rsidDel="00000000" w:rsidR="00000000" w:rsidRPr="00000000">
              <w:rPr>
                <w:rtl w:val="0"/>
              </w:rPr>
              <w:t xml:space="preserve">preventable_cost.png</w:t>
            </w:r>
          </w:p>
        </w:tc>
        <w:tc>
          <w:tcPr>
            <w:vAlign w:val="center"/>
          </w:tcPr>
          <w:p w:rsidR="00000000" w:rsidDel="00000000" w:rsidP="00000000" w:rsidRDefault="00000000" w:rsidRPr="00000000" w14:paraId="00000178">
            <w:pPr>
              <w:rPr/>
            </w:pPr>
            <w:r w:rsidDel="00000000" w:rsidR="00000000" w:rsidRPr="00000000">
              <w:rPr>
                <w:rtl w:val="0"/>
              </w:rPr>
              <w:t xml:space="preserve">PNG image</w:t>
            </w:r>
          </w:p>
        </w:tc>
        <w:tc>
          <w:tcPr>
            <w:vAlign w:val="center"/>
          </w:tcPr>
          <w:p w:rsidR="00000000" w:rsidDel="00000000" w:rsidP="00000000" w:rsidRDefault="00000000" w:rsidRPr="00000000" w14:paraId="00000179">
            <w:pPr>
              <w:rPr/>
            </w:pPr>
            <w:r w:rsidDel="00000000" w:rsidR="00000000" w:rsidRPr="00000000">
              <w:rPr>
                <w:rtl w:val="0"/>
              </w:rPr>
              <w:t xml:space="preserve">Default visual outputs for users. </w:t>
            </w:r>
          </w:p>
        </w:tc>
      </w:tr>
      <w:tr>
        <w:trPr>
          <w:cantSplit w:val="0"/>
          <w:trHeight w:val="431.99999999999994" w:hRule="atLeast"/>
          <w:tblHeader w:val="0"/>
        </w:trPr>
        <w:tc>
          <w:tcPr>
            <w:vAlign w:val="center"/>
          </w:tcPr>
          <w:p w:rsidR="00000000" w:rsidDel="00000000" w:rsidP="00000000" w:rsidRDefault="00000000" w:rsidRPr="00000000" w14:paraId="0000017A">
            <w:pPr>
              <w:rPr/>
            </w:pPr>
            <w:r w:rsidDel="00000000" w:rsidR="00000000" w:rsidRPr="00000000">
              <w:rPr>
                <w:rtl w:val="0"/>
              </w:rPr>
              <w:t xml:space="preserve">preventable_cost_sum.png</w:t>
            </w:r>
          </w:p>
        </w:tc>
        <w:tc>
          <w:tcPr>
            <w:vAlign w:val="center"/>
          </w:tcPr>
          <w:p w:rsidR="00000000" w:rsidDel="00000000" w:rsidP="00000000" w:rsidRDefault="00000000" w:rsidRPr="00000000" w14:paraId="0000017B">
            <w:pPr>
              <w:rPr/>
            </w:pPr>
            <w:r w:rsidDel="00000000" w:rsidR="00000000" w:rsidRPr="00000000">
              <w:rPr>
                <w:rtl w:val="0"/>
              </w:rPr>
              <w:t xml:space="preserve">PNG image</w:t>
            </w:r>
          </w:p>
        </w:tc>
        <w:tc>
          <w:tcPr>
            <w:vAlign w:val="center"/>
          </w:tcPr>
          <w:p w:rsidR="00000000" w:rsidDel="00000000" w:rsidP="00000000" w:rsidRDefault="00000000" w:rsidRPr="00000000" w14:paraId="0000017C">
            <w:pPr>
              <w:rPr/>
            </w:pPr>
            <w:r w:rsidDel="00000000" w:rsidR="00000000" w:rsidRPr="00000000">
              <w:rPr>
                <w:rtl w:val="0"/>
              </w:rPr>
              <w:t xml:space="preserve">Default visual outputs for users. </w:t>
            </w:r>
          </w:p>
        </w:tc>
      </w:tr>
    </w:tbl>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Style w:val="Heading1"/>
        <w:numPr>
          <w:ilvl w:val="0"/>
          <w:numId w:val="4"/>
        </w:numPr>
        <w:ind w:left="0" w:firstLine="0"/>
        <w:rPr>
          <w:sz w:val="26"/>
          <w:szCs w:val="26"/>
        </w:rPr>
      </w:pPr>
      <w:r w:rsidDel="00000000" w:rsidR="00000000" w:rsidRPr="00000000">
        <w:rPr>
          <w:rtl w:val="0"/>
        </w:rPr>
        <w:t xml:space="preserve">Use cases</w:t>
      </w:r>
    </w:p>
    <w:p w:rsidR="00000000" w:rsidDel="00000000" w:rsidP="00000000" w:rsidRDefault="00000000" w:rsidRPr="00000000" w14:paraId="00000180">
      <w:pPr>
        <w:pStyle w:val="Heading2"/>
        <w:numPr>
          <w:ilvl w:val="1"/>
          <w:numId w:val="4"/>
        </w:numPr>
      </w:pPr>
      <w:r w:rsidDel="00000000" w:rsidR="00000000" w:rsidRPr="00000000">
        <w:rPr>
          <w:rtl w:val="0"/>
        </w:rPr>
        <w:t xml:space="preserve">Public health assessment</w:t>
      </w:r>
    </w:p>
    <w:p w:rsidR="00000000" w:rsidDel="00000000" w:rsidP="00000000" w:rsidRDefault="00000000" w:rsidRPr="00000000" w14:paraId="00000181">
      <w:pPr>
        <w:rPr/>
      </w:pPr>
      <w:r w:rsidDel="00000000" w:rsidR="00000000" w:rsidRPr="00000000">
        <w:rPr>
          <w:rtl w:val="0"/>
        </w:rPr>
        <w:t xml:space="preserve">Cities aiming to assess the overall well-being of their residents increasingly recognize the importance of environmental factors, including the availability and access to nature. This model can support public health agencies by identifying areas where increased urban green space is associated with better mental health outcomes, as well as neighborhoods where degraded greenness may correspond to a higher mental health burden. These spatial insights can inform targeted interventions, resource allocation, and integrated strategies that connect urban planning with public health goals.</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numPr>
          <w:ilvl w:val="1"/>
          <w:numId w:val="4"/>
        </w:numPr>
      </w:pPr>
      <w:bookmarkStart w:colFirst="0" w:colLast="0" w:name="_6fjld93igh9r" w:id="11"/>
      <w:bookmarkEnd w:id="11"/>
      <w:r w:rsidDel="00000000" w:rsidR="00000000" w:rsidRPr="00000000">
        <w:rPr>
          <w:rtl w:val="0"/>
        </w:rPr>
        <w:t xml:space="preserve">Green infrastructure planning and management</w:t>
      </w:r>
    </w:p>
    <w:p w:rsidR="00000000" w:rsidDel="00000000" w:rsidP="00000000" w:rsidRDefault="00000000" w:rsidRPr="00000000" w14:paraId="00000184">
      <w:pPr>
        <w:rPr/>
      </w:pPr>
      <w:r w:rsidDel="00000000" w:rsidR="00000000" w:rsidRPr="00000000">
        <w:rPr>
          <w:rtl w:val="0"/>
        </w:rPr>
        <w:t xml:space="preserve">As part of a long-term strategy to enhance urban resilience and livability, cities often develop multi-year plans to expand or optimize green infrastructure. The Urban Mental Health model enables planners to simulate scenario-based improvements—such as achieving a specific tree cover target or implementing new green corridors—and rerun the model to evaluate how these changes might impact population-level mental health and avoided healthcare costs. This supports data-driven, equity-informed decisions for landscape investments.</w:t>
      </w: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rPr/>
      </w:pPr>
      <w:bookmarkStart w:colFirst="0" w:colLast="0" w:name="_9lg52naxb4nb" w:id="12"/>
      <w:bookmarkEnd w:id="12"/>
      <w:r w:rsidDel="00000000" w:rsidR="00000000" w:rsidRPr="00000000">
        <w:rPr>
          <w:rtl w:val="0"/>
        </w:rPr>
        <w:t xml:space="preserve">References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4">
        <w:r w:rsidDel="00000000" w:rsidR="00000000" w:rsidRPr="00000000">
          <w:rPr>
            <w:shd w:fill="auto" w:val="clear"/>
            <w:vertAlign w:val="baseline"/>
            <w:rtl w:val="0"/>
          </w:rPr>
          <w:t xml:space="preserve">Bratman GN, Anderson CB, Berman MG, et al (2019) Nature and mental health: An ecosystem service perspective. Science Advances 5:eaax0903. https://doi.org/10.1126/sciadv.aax0903</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5">
        <w:r w:rsidDel="00000000" w:rsidR="00000000" w:rsidRPr="00000000">
          <w:rPr>
            <w:shd w:fill="auto" w:val="clear"/>
            <w:vertAlign w:val="baseline"/>
            <w:rtl w:val="0"/>
          </w:rPr>
          <w:t xml:space="preserve">Christensen MK, Lim CCW, Saha S, et al (2020) The cost of mental disorders: a systematic review. Epidemiology and Psychiatric Sciences 29:e161. https://doi.org/10.1017/S204579602000075X</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6">
        <w:r w:rsidDel="00000000" w:rsidR="00000000" w:rsidRPr="00000000">
          <w:rPr>
            <w:shd w:fill="auto" w:val="clear"/>
            <w:vertAlign w:val="baseline"/>
            <w:rtl w:val="0"/>
          </w:rPr>
          <w:t xml:space="preserve">Giannico OV, Sardone R, Bisceglia L, et al (2024) The mortality impacts of greening Italy. Nat Commun 15:10452. https://doi.org/10.1038/s41467-024-54388-7</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7">
        <w:r w:rsidDel="00000000" w:rsidR="00000000" w:rsidRPr="00000000">
          <w:rPr>
            <w:shd w:fill="auto" w:val="clear"/>
            <w:vertAlign w:val="baseline"/>
            <w:rtl w:val="0"/>
          </w:rPr>
          <w:t xml:space="preserve">Labib SM, Huck JJ, Lindley S (2021) Modelling and mapping eye-level greenness visibility exposure using multi-source data at high spatial resolutions. Science of The Total Environment 755:143050. https://doi.org/10.1016/j.scitotenv.2020.143050</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8">
        <w:r w:rsidDel="00000000" w:rsidR="00000000" w:rsidRPr="00000000">
          <w:rPr>
            <w:shd w:fill="auto" w:val="clear"/>
            <w:vertAlign w:val="baseline"/>
            <w:rtl w:val="0"/>
          </w:rPr>
          <w:t xml:space="preserve">Liu Z, Chen X, Cui H, et al (2023) Green space exposure on depression and anxiety outcomes: A meta-analysis. Environmental Research 231:116303. https://doi.org/10.1016/j.envres.2023.116303</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9">
        <w:r w:rsidDel="00000000" w:rsidR="00000000" w:rsidRPr="00000000">
          <w:rPr>
            <w:shd w:fill="auto" w:val="clear"/>
            <w:vertAlign w:val="baseline"/>
            <w:rtl w:val="0"/>
          </w:rPr>
          <w:t xml:space="preserve">Rojas-Rueda D, Nieuwenhuijsen MJ, Gascon M, et al (2019) Green spaces and mortality: a systematic review and meta-analysis of cohort studies. The Lancet Planetary Health 3:e469–e477. https://doi.org/10.1016/S2542-5196(19)30215-3</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40">
        <w:r w:rsidDel="00000000" w:rsidR="00000000" w:rsidRPr="00000000">
          <w:rPr>
            <w:shd w:fill="auto" w:val="clear"/>
            <w:vertAlign w:val="baseline"/>
            <w:rtl w:val="0"/>
          </w:rPr>
          <w:t xml:space="preserve">Zhang J, Yu KF (1998) What’s the Relative Risk?A Method of Correcting the Odds Ratio in Cohort Studies of Common Outcomes. JAMA 280:1690–1691. https://doi.org/10.1001/jama.280.19.1690</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t xml:space="preserve">Gascon, M., Triguero-Mas, M., Martinez, D., Dadvand, P., Forns, J., Plasencia, A., Nieuwenhuijsen, M.J., 2015. Mental health benefits of long-term exposure to residential green and blue spaces: a systematic review. International Journal of Environmental Research and Public Health 12, 4354-4379.</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t xml:space="preserve">Wheeler, B. W., Lovell, R., Higgins, S. L., White, M. P., Alcock, I., Osborne, N. J., ... &amp; Depledge, M. H. (2015). Beyond greenspace: an ecological study of population general health and indicators of natural environment type and quality. International journal of health geographics, 14(1), 17.</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t xml:space="preserve">White, M. P., Pahl, S., Wheeler, B. W., Depledge, M. H., &amp; Fleming, L. E. (2017). Natural environments and subjective wellbeing: Different types of exposure are associated with different aspects of wellbeing. Health &amp; place, 45, 77-84.</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footerReference r:id="rId4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ingjie Li" w:id="9" w:date="2025-10-16T20:20:24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 users on the proper range of RR in the UG, people might enter values greater than 1, which indicates nature does harm to mental health ...</w:t>
      </w:r>
    </w:p>
  </w:comment>
  <w:comment w:author="Stacie Ann Wolny" w:id="48" w:date="2025-06-09T18:02:30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this work? I don't see an input where, for example "USA" and "CHN" polygons are defined, to apply the different cost values.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Douglass reacted with 💯 at 2025-06-12 18:57 PM</w:t>
      </w:r>
    </w:p>
  </w:comment>
  <w:comment w:author="James Douglass" w:id="49" w:date="2025-06-12T18:58:52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the closest thing seems to be the health cost table, but it's defined as a CSV, not as a spatial vector.</w:t>
      </w:r>
    </w:p>
  </w:comment>
  <w:comment w:author="Yingjie Li" w:id="50" w:date="2025-06-13T23:30:56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update this to a shapefile ...</w:t>
      </w:r>
    </w:p>
  </w:comment>
  <w:comment w:author="Anonymous" w:id="51" w:date="2025-06-18T16:00:58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common is that the costs will vary within the area being modeled? I imagine that if someone wants to model multiple cities then the most efficient way to accomplish that would be to do multiple model runs, but I could be wrong.</w:t>
      </w:r>
    </w:p>
  </w:comment>
  <w:comment w:author="David M Fisher" w:id="52" w:date="2025-06-18T16:01:40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how common it will be for costs to vary within the study area? If people are interested in modeling multiple cities, for example, I imagine the best way to set that up computationally is with multiple model runs. But I could be wrong about that.</w:t>
      </w:r>
    </w:p>
  </w:comment>
  <w:comment w:author="Yingjie Li" w:id="53" w:date="2025-06-18T17:32:32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100% sure but I feel the cost or price would be identical for a region (state or country). Also, it is challenging to access spatially more granular cost data.</w:t>
      </w:r>
    </w:p>
  </w:comment>
  <w:comment w:author="David M Fisher" w:id="54" w:date="2025-06-20T16:18:37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that case it might be simpler to use a CSV input after all since they are easier for users to create. I could imagine the feature to accommodate spatially varying costs could be added later if there is demand for it.</w:t>
      </w:r>
    </w:p>
  </w:comment>
  <w:comment w:author="Yingjie Li" w:id="55" w:date="2025-06-23T21:46:04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Then let's go with CSV! I have revised the text accordingly here.</w:t>
      </w:r>
    </w:p>
  </w:comment>
  <w:comment w:author="Stacie Ann Wolny" w:id="33" w:date="2025-06-09T17:59:59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this says "between LULC categories", I'm curious about how this is done. Is it very simple like taking the average NDVI value within all pixels of a particular LULC class? Or something fancier?  If it is the former, then it isn't really allowing for diversity within a geographic area (i.e. allowing "forest" in different parts of the study area to have different NDVI/NE values.)</w:t>
      </w:r>
    </w:p>
  </w:comment>
  <w:comment w:author="James Douglass" w:id="34" w:date="2025-06-12T18:55:04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this is an important thing to clarify!  As specified, this statement does not translate into software; I would like to see a specific method, algorithm or equation defined.</w:t>
      </w:r>
    </w:p>
  </w:comment>
  <w:comment w:author="Yingjie Li" w:id="35" w:date="2025-06-13T23:26:32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is the former -- taking the average NDVI value within all pixels of a particular LULC class. Please suggest any fancier approach if you have. The text has been edited to clarify this.</w:t>
      </w:r>
    </w:p>
  </w:comment>
  <w:comment w:author="Stacie Ann Wolny" w:id="36" w:date="2025-06-16T13:49:15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has spatially differentiated NDVI data, does it really need to be averaged by LULC type? Seems like that negates the benefit of providing a raster. Can the NDVI map be used directly to calculate NE, instead of going through the averaging by LULC step?</w:t>
      </w:r>
    </w:p>
  </w:comment>
  <w:comment w:author="Yingjie Li" w:id="37" w:date="2025-06-16T14:00:05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NDVI maps can be used directly (then LULC maps are not needed). However, the team suggested it would be helpful to include LULC, as many other models have done. That’s what led me to explore this approach—though there may be a better way to incorporate both. I’ll check with others on the Urban-Nature-Health team, and please feel free to suggest any alternative approaches you might have.</w:t>
      </w:r>
    </w:p>
  </w:comment>
  <w:comment w:author="Stacie Ann Wolny" w:id="38" w:date="2025-06-16T14:59:49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want it to have some consistency with other models, I don't see a problem with providing an LULC biophysical table option (option 2). But I strongly suspect that most people would use option 3, especially since NDVI raster data is so common, expecting that they will end up with finer detail in the results. As it is, they won't, it will still be lumped by LULC. If there's no reason to dumb down this data by averaging it, I suggest not averaging it. Will be interested to hear what the UNH team thinks.</w:t>
      </w:r>
    </w:p>
  </w:comment>
  <w:comment w:author="David M Fisher" w:id="39" w:date="2025-06-17T20:58:44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that for option 3 it doesn't seem to make sense to use the LULC at all. My reading of option 2 is that it could be useful to users who have a future LULC scenario, but do not have the corresponding NDVI raster from the future.</w:t>
      </w:r>
    </w:p>
  </w:comment>
  <w:comment w:author="Yingjie Li" w:id="40" w:date="2025-06-18T17:08:46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Dave. What do you think? @lmandle@stanford.edu @guerry@stanford.edu</w:t>
      </w:r>
    </w:p>
  </w:comment>
  <w:comment w:author="Lisa Mandle" w:id="41" w:date="2025-06-20T00:44:04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@davefisher@stanford.edu , @yingjie, yes, that's exactly the situation we envisioned for option 2. If looking at current or past conditions, the user could provide an NDVI raster directly (option 3, but I agree I don't think LULC is needed). But many of our desired use cases for this model (and InVEST in general) are to allow exploration of possible future scenarios. We expect users (like urban planners) to much more easily be able to come up with a LULC scenario rather than an NDVI raster. In practice, my understanding is that the Urban Team (Eric, Lingling, others) have taken a LULC map and then sub-divided categories (like medium-density developed) into high, medium and low tree cover or NDVI. The user could use the same approach here, assigning an average NDVI to the LULC classes. I was thinking we'd leave it to the user to choose how they would like to categorize their LULC map and assign NDVI values, outside the InVEST model, but that we could provide ideas/examples from application of other urban InVEST models.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written this all without looking at the input table and implications for what's there. I'll take a look at that next.</w:t>
      </w:r>
    </w:p>
  </w:comment>
  <w:comment w:author="Yingjie Li" w:id="42" w:date="2025-06-23T21:45:07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 LC sub-divided categories, we could add the function by asking TCC input, or leave this for users to do separately.  (2) For NDVI value look up table, we can include this function to help users generate such a table automatically once they provide LC and NDVI under the baseline condition, and this won't be affected by having the sub-divided categories or not.</w:t>
      </w:r>
    </w:p>
  </w:comment>
  <w:comment w:author="Stacie Ann Wolny" w:id="43" w:date="2025-06-24T13:46:35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I'm interpreting all of this exchange correctly, but it does seem potentially useful if an option allows the user to input LC (however they choose to define the classes) and NDVI, and one of the model results is a table mapping average NDVI to LC. Then the user can can play with values in that table to create alternative scenarios.</w:t>
      </w:r>
    </w:p>
  </w:comment>
  <w:comment w:author="Yingjie Li" w:id="44" w:date="2025-07-14T05:22:30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most recent discussion, we decided to use original NDVI for option3, rather than converting lulc to ndvi rasters based on a lulc-ndvi value lookup table [because users already have ndvi rasters for two historical years and it is redundant to have the unnecessary conversion steps]. However, we will add/keep this in model option 2 that  "allows the user to input LC and NDVI, and one of the model results is a table mapping average NDVI to LC.". Hope this makes sense.</w:t>
      </w:r>
    </w:p>
  </w:comment>
  <w:comment w:author="David M Fisher" w:id="61" w:date="2025-06-18T16:05:17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people commonly have a baseline NDVI raster on hand in order to create this table, should we just allow people to input that NDVI raster directly instead of this table?</w:t>
      </w:r>
    </w:p>
  </w:comment>
  <w:comment w:author="Yingjie Li" w:id="62" w:date="2025-06-18T17:35:38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included in the model, as we did for option 3</w:t>
      </w:r>
    </w:p>
  </w:comment>
  <w:comment w:author="Stacie Ann Wolny" w:id="2" w:date="2025-06-09T12:31:38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the complication that in many areas NDVI is much lower in some seasons and much higher in others. I'm unsure of the implications of averaging this out.</w:t>
      </w:r>
    </w:p>
  </w:comment>
  <w:comment w:author="Yingjie Li" w:id="3" w:date="2025-06-13T19:13:02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I have edited this section to clarify that this approach may not work for season-to-season comparison. Hope the revised text makes sense.</w:t>
      </w:r>
    </w:p>
  </w:comment>
  <w:comment w:author="Anders Rydstrom" w:id="8" w:date="2025-06-05T22:35:22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could actually use prevalence and incidence. Using prevalence one would answer how many cases would be cured by the different scenaries of greeen space. Using incidence one would answer how many new cases would be averted in the different scenarios.</w:t>
      </w:r>
    </w:p>
  </w:comment>
  <w:comment w:author="David M Fisher" w:id="63" w:date="2025-06-18T16:03:48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was commented on earlier, it might make sense that this option only depends on the 2 NDVI rasters.</w:t>
      </w:r>
    </w:p>
  </w:comment>
  <w:comment w:author="Stacie Ann Wolny" w:id="4" w:date="2025-06-09T12:36:39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seems like the "nature exposure" calculation step should be included in this flowchart, deriving from NDVI. (Might not be necessary for a design doc, but I'm guessing that this doc will form the basis for the User Guide chapter).</w:t>
      </w:r>
    </w:p>
  </w:comment>
  <w:comment w:author="James Douglass" w:id="5" w:date="2025-06-12T19:03:30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agree.  The nature exposure seems like an important, if intermediate, output of all 3 options.</w:t>
      </w:r>
    </w:p>
  </w:comment>
  <w:comment w:author="Yingjie Li" w:id="6" w:date="2025-06-13T18:46:22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as described in 2.1 Overview, "average NDVI as the main proxy". I will add one sentence in the figure legend to remind readers/users</w:t>
      </w:r>
    </w:p>
  </w:comment>
  <w:comment w:author="David M Fisher" w:id="56" w:date="2025-06-18T16:02:13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may have missed it, but is the function of this input in the model?</w:t>
      </w:r>
    </w:p>
  </w:comment>
  <w:comment w:author="Yingjie Li" w:id="57" w:date="2025-06-18T17:34:14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supposed to be the city boundary. Do you mean which calculation used this data?</w:t>
      </w:r>
    </w:p>
  </w:comment>
  <w:comment w:author="David M Fisher" w:id="58" w:date="2025-06-20T16:12:39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left out a word in my question. I was wondering how the model uses this layer. But I was probably missing the obvious: it constrains the region of analysis. Some models simply use the intersection of all the other inputs to do this, but if the raster inputs are likely to be global/continental layers, then having a dedicated AOI makes a lot of sense.</w:t>
      </w:r>
    </w:p>
  </w:comment>
  <w:comment w:author="Douglas C. Denu" w:id="59" w:date="2025-08-12T14:09:47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interpretation so far, which might be wrong, is that the Admin Boundary (AOI) was going to also be used for aggregation. Is this correct? Could AOI be a multipolygon input with the intent that some aggregation of result would happen under those polygons? Like census blocks or something?</w:t>
      </w:r>
    </w:p>
  </w:comment>
  <w:comment w:author="Yingjie Li" w:id="60" w:date="2025-08-13T05:32:43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In our current sample data, we used census tract polygons, and there are aggregation by tract during the calculation process and for output files.</w:t>
      </w:r>
    </w:p>
  </w:comment>
  <w:comment w:author="Stacie Ann Wolny" w:id="25" w:date="2025-06-09T17:48:26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literally setting these pixels' values to the string "NA", or setting them to the NoData value? Setting pixels with particular values to NoData can cause all sorts of perplexity, as we see on the forum, since NoData can usually happen for other reasons like missing input data, software bugs etc, and it makes the results that much harder to understand and debug.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is NoData, I'd suggest thinking of a more obvious way of indicating this condition. Could be by leaving them negative and being very clear in the Results section of the user guide about what that means. Or perhaps creating a separate output that only contains the pixels with negative values. Or ??? I'm curious what others think of this.</w:t>
      </w:r>
    </w:p>
  </w:comment>
  <w:comment w:author="Yingjie Li" w:id="26" w:date="2025-06-13T23:16:03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"NoData" might be the most appropriate term here, revised accordingly. I agree that including a copy of the original output with negative values is a good idea and a valuable practice (see the revision).</w:t>
      </w:r>
    </w:p>
  </w:comment>
  <w:comment w:author="Douglas C. Denu" w:id="27" w:date="2025-08-12T13:53:3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tree cover option should not be used to look at loss of tree cover and it's negative effect on mental health effects? It's only a forward benefit looking model that tells you if there's been any positive difference. Is that right?</w:t>
      </w:r>
    </w:p>
  </w:comment>
  <w:comment w:author="Douglas C. Denu" w:id="28" w:date="2025-08-12T13:57:18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my own question from below!</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"assumes a greening scenario based on a defined tree cover target"</w:t>
      </w:r>
    </w:p>
  </w:comment>
  <w:comment w:author="Yingjie Li" w:id="29" w:date="2025-08-13T05:43:26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Yingjie Li" w:id="30" w:date="2025-06-13T23:38:44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@yingjiel@stanford.edu This figure needs to be updated with a GAM fit curve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yingjiel@stanford.edu_</w:t>
      </w:r>
    </w:p>
  </w:comment>
  <w:comment w:author="Stacie Ann Wolny" w:id="31" w:date="2025-06-09T17:54:16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lc_exclude = 1, does the user still need to provide a value for lc_ndvi?</w:t>
      </w:r>
    </w:p>
  </w:comment>
  <w:comment w:author="Yingjie Li" w:id="32" w:date="2025-06-13T23:21:30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do not need to provide a value for excluded LC but you know this can be automatically produced in practice. I have added a note to the table legend.</w:t>
      </w:r>
    </w:p>
  </w:comment>
  <w:comment w:author="Lisa Mandle" w:id="12" w:date="2025-06-20T04:41:45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curious (maybe especially @swolny@stanford.edu and @davefisher@stanford.edu who have already commented here from your experience working with/interviewing InVEST users, how common do we expect users to use option 1 (tree cover target) vs option 2 (LULC scenarios). I wonder if it would make sense to reorder these options so that option 2 becomes 1, 3 becomes 2 and 1 becomes 3, given that the current option 2 is more analogous to other Urban InVEST models.</w:t>
      </w:r>
    </w:p>
  </w:comment>
  <w:comment w:author="Douglas C. Denu" w:id="13" w:date="2025-08-12T13:46:17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also curious the process for creating a target tree cover raster. Is this something that is easy to do? Is the workflow based on doing some kind of LULC change modelling and then deriving tree cover from those changed land cover classes?</w:t>
      </w:r>
    </w:p>
  </w:comment>
  <w:comment w:author="Douglas C. Denu" w:id="14" w:date="2025-08-12T13:49:05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is tree cover target not spatially different than baseline tree cover, and we just expect higher or lower values from baseline tree cover?</w:t>
      </w:r>
    </w:p>
  </w:comment>
  <w:comment w:author="Yingjie Li" w:id="15" w:date="2025-08-13T05:41:31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cover is simply a number (e.g., 30%) for the whole city. Then based on the relationship between tree cover and NDVI, a tree cover target can be translated to a NDVI value, which will serve as the "scenario". Basically, in this scenario, we assume everywhere of the city would have a same ndvi target value. There is no any LULC involved.</w:t>
      </w:r>
    </w:p>
  </w:comment>
  <w:comment w:author="Anders Rydstrom" w:id="7" w:date="2025-06-05T21:59:55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mentioned in the PEP document - perhaps its actually "prevalence" rates we are looking for and not incidence?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Prevalence = the number of cases of a disease in a specific population at a particular timepoint (for example 2023)</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Incidence = the rate of new cases of a disease occurring in a specific population over a particular period of time (for example 2009 to 2010</w:t>
      </w:r>
    </w:p>
  </w:comment>
  <w:comment w:author="James Douglass" w:id="21" w:date="2025-06-12T18:46:47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equation or algorithm that is doing this translation?  A figure is provided, but I would prefer something more specific.</w:t>
      </w:r>
    </w:p>
  </w:comment>
  <w:comment w:author="Yingjie Li" w:id="22" w:date="2025-06-13T23:12:15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 short description of GAM was added.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Douglass reacted with 👍 at 2025-06-13 23:42 PM</w:t>
      </w:r>
    </w:p>
  </w:comment>
  <w:comment w:author="David M Fisher" w:id="23" w:date="2025-06-17T20:43:33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correct that the spatial pattern of NDVI will remain the same between baseline and scenario? Only the magnitude of NDVI values will change based on the TreeCover~NDVI relationship? We'll want to make that clear in the User's Guide and suggest other options for modeling scenarios with different patterns of greenspace.</w:t>
      </w:r>
    </w:p>
  </w:comment>
  <w:comment w:author="Yingjie Li" w:id="24" w:date="2025-06-18T16:53:45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the approach is super simple--scenario NDVI map will be the same value (without spatial difference), which is derived from TreeCover~NDVI target translation. There should be a better way that we can increase the greenspace within d of each population pixel. Happy to discuss further to improve this</w:t>
      </w:r>
    </w:p>
  </w:comment>
  <w:comment w:author="David M Fisher" w:id="45" w:date="2025-06-18T16:14:13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mentioned earlier, is it valid to calculate "additional cases" instead of "preventable cases" for scenarios that decrease nature exposure? And so "avoided cost" would become "additional cost"?</w:t>
      </w:r>
    </w:p>
  </w:comment>
  <w:comment w:author="Yingjie Li" w:id="46" w:date="2025-06-18T17:15:19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yes. perhaps it still make sense when Avoided Cost  turns out to be a negative value, which would indicate "additional cost"? I will add a clarification sentence here. Meawhile, I went to check the term use in Urban Cooling model, and noticed they use   “energy_sav” - Energy savings value :D Suggestions?  @lmandle@stanford.edu @guerry@stanford.edu</w:t>
      </w:r>
    </w:p>
  </w:comment>
  <w:comment w:author="David M Fisher" w:id="47" w:date="2025-06-20T16:22:49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I think using a negative "avoided cost" value makes sense.</w:t>
      </w:r>
    </w:p>
  </w:comment>
  <w:comment w:author="James Douglass" w:id="16" w:date="2025-06-13T23:41:15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defines the intercept?  f() is defined as the smoothing function, but are we pulling the intercept from the spline's terms or is this separately defined by the user?</w:t>
      </w:r>
    </w:p>
  </w:comment>
  <w:comment w:author="Stacie Ann Wolny" w:id="10" w:date="2025-06-09T17:32:12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pretty sure we'll hear unhappiness about this on the user forum. Is there an alternate way that water classes could be evaluated? Or is there just not enough science yet to support it?</w:t>
      </w:r>
    </w:p>
  </w:comment>
  <w:comment w:author="Yingjie Li" w:id="11" w:date="2025-06-13T21:17:35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 love to include water but there still lacks of enough science evidence. This section was edited to reflect the fact that users have the options to include or exclude depending on what data they have.</w:t>
      </w:r>
    </w:p>
  </w:comment>
  <w:comment w:author="Yingjie Li" w:id="0" w:date="2025-05-28T06:49:0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Originally, the model was focused on mental health. However, since the same approach can be extended to estimate impacts on mortality and potentially other physical health indicators, it may be worth considering a more general name for the model to reflect its broader applicability.</w:t>
      </w:r>
    </w:p>
  </w:comment>
  <w:comment w:author="Anders Rydstrom" w:id="1" w:date="2025-06-05T21:37:30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might be best to choose the name Health model and exclude mental. Because if we can add outcomes like mortality, which seems possible, it does not make sense to have two separate InVEST models, one being "mental health" and the other one "health". Mental health is not big enough.</w:t>
      </w:r>
    </w:p>
  </w:comment>
  <w:comment w:author="David M Fisher" w:id="68" w:date="2025-06-18T16:12:09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defensible to aggregate the results by spatial units that are different from the spatial units in "Baseline Incidence Rate" shapefile? If so, I guess this is the function of the AOI input. If not, then maybe the AOI is not a necessary input?</w:t>
      </w:r>
    </w:p>
  </w:comment>
  <w:comment w:author="Yingjie Li" w:id="69" w:date="2025-06-18T17:40:47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potential issue using ""Baseline Incidence Rate" shapefile" is that the spatial resolution could be much larger, for instance, some cities do not have spatially explicit health rate data and users might use state-level data as alternatives. Then, there won't be sub-regions within the city boundaries.</w:t>
      </w:r>
    </w:p>
  </w:comment>
  <w:comment w:author="Stacie Ann Wolny" w:id="70" w:date="2025-06-24T13:54:28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user could input the same vector (census or other sub-units) for Baseline Incidence Rate and Area of Interest. Even if it's likely that the Incidence Rate value is the same for all smaller administrative units, I'd expect that the preventable case results would differ between sub-units.</w:t>
      </w:r>
    </w:p>
  </w:comment>
  <w:comment w:author="Yingjie Li" w:id="71" w:date="2025-07-14T05:12:11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James Douglass" w:id="64" w:date="2025-06-12T19:00:44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these are not included, then this whole input should be struck from the document as there is no need.</w:t>
      </w:r>
    </w:p>
  </w:comment>
  <w:comment w:author="Lisa Mandle" w:id="65" w:date="2025-06-20T04:43:01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these should be omitted. If (when!) these other approaches are developed in the future, they can be added to the model and interface.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Yingjie Li reacted with 👍 at 2025-06-23 06:03 AM</w:t>
      </w:r>
    </w:p>
  </w:comment>
  <w:comment w:author="James Douglass" w:id="66" w:date="2025-06-12T19:00:44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these are not included, then this whole input should be struck from the document as there is no need.</w:t>
      </w:r>
    </w:p>
  </w:comment>
  <w:comment w:author="Lisa Mandle" w:id="67" w:date="2025-06-20T04:43:01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these should be omitted. If (when!) these other approaches are developed in the future, they can be added to the model and interface.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Yingjie Li reacted with 👍 at 2025-06-23 06:03 AM</w:t>
      </w:r>
    </w:p>
  </w:comment>
  <w:comment w:author="Douglas C. Denu" w:id="19" w:date="2025-08-12T13:43:27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expectation that we're loading the entire raster into memory for X, Y, and weights, and then doing a calculation on those in memory?</w:t>
      </w:r>
    </w:p>
  </w:comment>
  <w:comment w:author="Yingjie Li" w:id="20" w:date="2025-08-13T05:36:15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first aggregated all three variable to the tract level before fitting this model.</w:t>
      </w:r>
    </w:p>
  </w:comment>
  <w:comment w:author="James Douglass" w:id="17" w:date="2025-06-13T23:41:5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with this, how is this term calculated?  Or is it pulled from the spline's terms?</w:t>
      </w:r>
    </w:p>
  </w:comment>
  <w:comment w:author="Yingjie Li" w:id="18" w:date="2025-06-14T00:11:51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𝛽_0 and 𝜀_i are calculated from GAM (see an example Python code below).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666666"/>
        <w:sz w:val="22"/>
        <w:szCs w:val="22"/>
        <w:u w:val="none"/>
        <w:shd w:fill="auto" w:val="clear"/>
        <w:vertAlign w:val="baseline"/>
      </w:rPr>
    </w:pPr>
    <w:r w:rsidDel="00000000" w:rsidR="00000000" w:rsidRPr="00000000">
      <w:rPr>
        <w:color w:val="666666"/>
        <w:rtl w:val="0"/>
      </w:rPr>
      <w:t xml:space="preserve">Page </w:t>
    </w:r>
    <w:r w:rsidDel="00000000" w:rsidR="00000000" w:rsidRPr="00000000">
      <w:rPr>
        <w:rFonts w:ascii="Calibri" w:cs="Calibri" w:eastAsia="Calibri" w:hAnsi="Calibri"/>
        <w:b w:val="0"/>
        <w:bCs w:val="0"/>
        <w:i w:val="0"/>
        <w:iCs w:val="0"/>
        <w:smallCaps w:val="0"/>
        <w:strike w:val="0"/>
        <w:color w:val="666666"/>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666666"/>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666666"/>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1.%2"/>
      <w:lvlJc w:val="left"/>
      <w:pPr>
        <w:ind w:left="36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59.2000000000000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spacing w:before="40" w:line="360" w:lineRule="auto"/>
      <w:ind w:left="360"/>
    </w:pPr>
    <w:rPr>
      <w:b w:val="1"/>
      <w:bCs w:val="1"/>
      <w:sz w:val="26"/>
      <w:szCs w:val="26"/>
    </w:rPr>
  </w:style>
  <w:style w:type="paragraph" w:styleId="Heading3">
    <w:name w:val="heading 3"/>
    <w:basedOn w:val="Normal"/>
    <w:next w:val="Normal"/>
    <w:pPr>
      <w:keepNext w:val="1"/>
      <w:keepLines w:val="1"/>
      <w:spacing w:after="120" w:before="12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dCZzm4" TargetMode="External"/><Relationship Id="rId20" Type="http://schemas.openxmlformats.org/officeDocument/2006/relationships/image" Target="media/image6.png"/><Relationship Id="rId41" Type="http://schemas.openxmlformats.org/officeDocument/2006/relationships/footer" Target="footer1.xml"/><Relationship Id="rId22" Type="http://schemas.openxmlformats.org/officeDocument/2006/relationships/hyperlink" Target="https://www.zotero.org/google-docs/?ovO5Ge" TargetMode="External"/><Relationship Id="rId21" Type="http://schemas.openxmlformats.org/officeDocument/2006/relationships/hyperlink" Target="https://www.zotero.org/google-docs/?qmGvGj" TargetMode="External"/><Relationship Id="rId24" Type="http://schemas.openxmlformats.org/officeDocument/2006/relationships/hyperlink" Target="https://code.earthengine.google.com/70c17ec2df3486da1c0013e3967c3619?accept_repo"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u/1/folders/0AO4Gb8vGvMIdUk9PVA" TargetMode="External"/><Relationship Id="rId26" Type="http://schemas.openxmlformats.org/officeDocument/2006/relationships/hyperlink" Target="https://www.zotero.org/google-docs/?hD42Ww" TargetMode="External"/><Relationship Id="rId25" Type="http://schemas.openxmlformats.org/officeDocument/2006/relationships/hyperlink" Target="https://code.earthengine.google.com/?accept_repo=users/yingjieli/invest-mh" TargetMode="External"/><Relationship Id="rId28" Type="http://schemas.openxmlformats.org/officeDocument/2006/relationships/image" Target="media/image2.png"/><Relationship Id="rId27" Type="http://schemas.openxmlformats.org/officeDocument/2006/relationships/hyperlink" Target="https://www.zotero.org/google-docs/?hoDU9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hyperlink" Target="https://docs.google.com/document/d/1ykd4mst3Y-wuMm1QxBqEMib5LVxZ1748kkshRLjNzKM/edit?usp=sharing" TargetMode="External"/><Relationship Id="rId8" Type="http://schemas.openxmlformats.org/officeDocument/2006/relationships/hyperlink" Target="mailto:yingjiel@stanford.edu" TargetMode="External"/><Relationship Id="rId31" Type="http://schemas.openxmlformats.org/officeDocument/2006/relationships/hyperlink" Target="https://www.zotero.org/google-docs/?YFbZqx" TargetMode="External"/><Relationship Id="rId30" Type="http://schemas.openxmlformats.org/officeDocument/2006/relationships/image" Target="media/image4.png"/><Relationship Id="rId11" Type="http://schemas.openxmlformats.org/officeDocument/2006/relationships/hyperlink" Target="https://storage.googleapis.com/releases.naturalcapitalproject.org/invest-userguide/latest/en/urban_nature_access.html#introduction" TargetMode="External"/><Relationship Id="rId33" Type="http://schemas.openxmlformats.org/officeDocument/2006/relationships/hyperlink" Target="https://hub.worldpop.org/project/categories?id=3" TargetMode="External"/><Relationship Id="rId10" Type="http://schemas.openxmlformats.org/officeDocument/2006/relationships/hyperlink" Target="https://github.com/natcap/invest-mental-health" TargetMode="External"/><Relationship Id="rId32" Type="http://schemas.openxmlformats.org/officeDocument/2006/relationships/hyperlink" Target="https://www.zotero.org/google-docs/?meJpjn" TargetMode="External"/><Relationship Id="rId13" Type="http://schemas.openxmlformats.org/officeDocument/2006/relationships/hyperlink" Target="https://www.thegpsc.org/knowledge-products/greening-cities/piloting-nature-based-solutions-urban-cooling" TargetMode="External"/><Relationship Id="rId35" Type="http://schemas.openxmlformats.org/officeDocument/2006/relationships/hyperlink" Target="https://www.zotero.org/google-docs/?dCZzm4" TargetMode="External"/><Relationship Id="rId12" Type="http://schemas.openxmlformats.org/officeDocument/2006/relationships/hyperlink" Target="https://storage.googleapis.com/releases.naturalcapitalproject.org/invest-userguide/latest/en/urban_nature_access.html#introduction" TargetMode="External"/><Relationship Id="rId34" Type="http://schemas.openxmlformats.org/officeDocument/2006/relationships/hyperlink" Target="https://www.zotero.org/google-docs/?dCZzm4" TargetMode="External"/><Relationship Id="rId15" Type="http://schemas.openxmlformats.org/officeDocument/2006/relationships/hyperlink" Target="https://www.zotero.org/google-docs/?IOHffv" TargetMode="External"/><Relationship Id="rId37" Type="http://schemas.openxmlformats.org/officeDocument/2006/relationships/hyperlink" Target="https://www.zotero.org/google-docs/?dCZzm4" TargetMode="External"/><Relationship Id="rId14" Type="http://schemas.openxmlformats.org/officeDocument/2006/relationships/hyperlink" Target="https://docs.google.com/document/d/1hVocNJBu20DRWOpGC7h925r5zfu9IUnO/edit" TargetMode="External"/><Relationship Id="rId36" Type="http://schemas.openxmlformats.org/officeDocument/2006/relationships/hyperlink" Target="https://www.zotero.org/google-docs/?dCZzm4" TargetMode="External"/><Relationship Id="rId17" Type="http://schemas.openxmlformats.org/officeDocument/2006/relationships/hyperlink" Target="https://www.zotero.org/google-docs/?iauwx0" TargetMode="External"/><Relationship Id="rId39" Type="http://schemas.openxmlformats.org/officeDocument/2006/relationships/hyperlink" Target="https://www.zotero.org/google-docs/?dCZzm4" TargetMode="External"/><Relationship Id="rId16" Type="http://schemas.openxmlformats.org/officeDocument/2006/relationships/image" Target="media/image3.png"/><Relationship Id="rId38" Type="http://schemas.openxmlformats.org/officeDocument/2006/relationships/hyperlink" Target="https://www.zotero.org/google-docs/?dCZzm4" TargetMode="External"/><Relationship Id="rId19" Type="http://schemas.openxmlformats.org/officeDocument/2006/relationships/hyperlink" Target="https://www.zotero.org/google-docs/?rTTAbo" TargetMode="External"/><Relationship Id="rId18" Type="http://schemas.openxmlformats.org/officeDocument/2006/relationships/hyperlink" Target="https://www.zotero.org/google-docs/?YYpHG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