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2"/>
          <w:szCs w:val="32"/>
        </w:rPr>
      </w:pPr>
      <w:bookmarkStart w:colFirst="0" w:colLast="0" w:name="_heading=h.gjdgxs" w:id="0"/>
      <w:bookmarkEnd w:id="0"/>
      <w:r w:rsidDel="00000000" w:rsidR="00000000" w:rsidRPr="00000000">
        <w:rPr>
          <w:sz w:val="32"/>
          <w:szCs w:val="32"/>
          <w:rtl w:val="0"/>
        </w:rPr>
        <w:t xml:space="preserve">InVEST stormwater retention model</w:t>
      </w:r>
    </w:p>
    <w:p w:rsidR="00000000" w:rsidDel="00000000" w:rsidP="00000000" w:rsidRDefault="00000000" w:rsidRPr="00000000" w14:paraId="00000002">
      <w:pPr>
        <w:rPr/>
      </w:pPr>
      <w:r w:rsidDel="00000000" w:rsidR="00000000" w:rsidRPr="00000000">
        <w:rPr>
          <w:b w:val="1"/>
          <w:rtl w:val="0"/>
        </w:rPr>
        <w:t xml:space="preserve">Authors</w:t>
      </w:r>
      <w:r w:rsidDel="00000000" w:rsidR="00000000" w:rsidRPr="00000000">
        <w:rPr>
          <w:rtl w:val="0"/>
        </w:rPr>
        <w:t xml:space="preserve">: Perrine Hamel (perrine.hamel@ntu.edu.sg), Ben Janke (janke024@umn.edu)</w:t>
      </w:r>
    </w:p>
    <w:p w:rsidR="00000000" w:rsidDel="00000000" w:rsidP="00000000" w:rsidRDefault="00000000" w:rsidRPr="00000000" w14:paraId="00000003">
      <w:pPr>
        <w:rPr>
          <w:i w:val="1"/>
        </w:rPr>
      </w:pPr>
      <w:r w:rsidDel="00000000" w:rsidR="00000000" w:rsidRPr="00000000">
        <w:rPr>
          <w:b w:val="1"/>
          <w:rtl w:val="0"/>
        </w:rPr>
        <w:t xml:space="preserve">Updated</w:t>
      </w:r>
      <w:r w:rsidDel="00000000" w:rsidR="00000000" w:rsidRPr="00000000">
        <w:rPr>
          <w:rtl w:val="0"/>
        </w:rPr>
        <w:t xml:space="preserve">: Dec 2020 </w:t>
      </w:r>
      <w:r w:rsidDel="00000000" w:rsidR="00000000" w:rsidRPr="00000000">
        <w:rPr>
          <w:i w:val="1"/>
          <w:rtl w:val="0"/>
        </w:rPr>
        <w:t xml:space="preserve">BDJ</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numPr>
          <w:ilvl w:val="0"/>
          <w:numId w:val="7"/>
        </w:numPr>
        <w:ind w:left="721" w:hanging="360"/>
        <w:rPr/>
      </w:pPr>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rtl w:val="0"/>
        </w:rPr>
        <w:t xml:space="preserve">The model calculates annual stormwater retention volume and the associated water quality benefits. The value of the retention service may be calculated using a replacement cost of stormwater infrastructure.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numPr>
          <w:ilvl w:val="0"/>
          <w:numId w:val="7"/>
        </w:numPr>
        <w:ind w:left="721" w:hanging="360"/>
        <w:rPr/>
      </w:pPr>
      <w:sdt>
        <w:sdtPr>
          <w:tag w:val="goog_rdk_0"/>
        </w:sdtPr>
        <w:sdtContent>
          <w:commentRangeStart w:id="0"/>
        </w:sdtContent>
      </w:sdt>
      <w:r w:rsidDel="00000000" w:rsidR="00000000" w:rsidRPr="00000000">
        <w:rPr>
          <w:rtl w:val="0"/>
        </w:rPr>
        <w:t xml:space="preserve">Model description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rFonts w:ascii="Calibri" w:cs="Calibri" w:eastAsia="Calibri" w:hAnsi="Calibri"/>
          <w:i w:val="1"/>
          <w:color w:val="000000"/>
          <w:sz w:val="22"/>
          <w:szCs w:val="22"/>
          <w:rtl w:val="0"/>
        </w:rPr>
        <w:t xml:space="preserve">Estimate stormwater retention and infiltration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model requires values of the annual runoff coefficients (RC), and optionally the infiltration ratios (IR), for each LULC type in the biophysical table (See Table 1). </w:t>
      </w:r>
      <w:sdt>
        <w:sdtPr>
          <w:tag w:val="goog_rdk_1"/>
        </w:sdtPr>
        <w:sdtContent>
          <w:commentRangeStart w:id="1"/>
        </w:sdtContent>
      </w:sdt>
      <w:sdt>
        <w:sdtPr>
          <w:tag w:val="goog_rdk_2"/>
        </w:sdtPr>
        <w:sdtContent>
          <w:commentRangeStart w:id="2"/>
        </w:sdtContent>
      </w:sdt>
      <w:sdt>
        <w:sdtPr>
          <w:tag w:val="goog_rdk_3"/>
        </w:sdtPr>
        <w:sdtContent>
          <w:commentRangeStart w:id="3"/>
        </w:sdtContent>
      </w:sdt>
      <w:sdt>
        <w:sdtPr>
          <w:tag w:val="goog_rdk_4"/>
        </w:sdtPr>
        <w:sdtContent>
          <w:commentRangeStart w:id="4"/>
        </w:sdtContent>
      </w:sdt>
      <w:sdt>
        <w:sdtPr>
          <w:tag w:val="goog_rdk_5"/>
        </w:sdtPr>
        <w:sdtContent>
          <w:commentRangeStart w:id="5"/>
        </w:sdtContent>
      </w:sdt>
      <w:r w:rsidDel="00000000" w:rsidR="00000000" w:rsidRPr="00000000">
        <w:rPr>
          <w:rtl w:val="0"/>
        </w:rPr>
        <w:t xml:space="preserve">RCs are defined as the ratio between annual runoff and annual precipitation, a value between 0 and 1, while the infiltration ratio is the ratio between annual infiltration to groundwater and annual precipitation.</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w:t>
      </w:r>
      <w:r w:rsidDel="00000000" w:rsidR="00000000" w:rsidRPr="00000000">
        <w:rPr>
          <w:rtl w:val="0"/>
        </w:rPr>
        <w:t xml:space="preserve">See “Input guidance” for how to find these values.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each LULC x, </w:t>
      </w:r>
      <w:sdt>
        <w:sdtPr>
          <w:tag w:val="goog_rdk_6"/>
        </w:sdtPr>
        <w:sdtContent>
          <w:commentRangeStart w:id="6"/>
        </w:sdtContent>
      </w:sdt>
      <w:sdt>
        <w:sdtPr>
          <w:tag w:val="goog_rdk_7"/>
        </w:sdtPr>
        <w:sdtContent>
          <w:commentRangeStart w:id="7"/>
        </w:sdtContent>
      </w:sdt>
      <w:r w:rsidDel="00000000" w:rsidR="00000000" w:rsidRPr="00000000">
        <w:rPr>
          <w:rtl w:val="0"/>
        </w:rPr>
        <w:t xml:space="preserve">the stormwater retention coefficients </w:t>
      </w:r>
      <w:r w:rsidDel="00000000" w:rsidR="00000000" w:rsidRPr="00000000">
        <w:rPr>
          <w:i w:val="1"/>
          <w:rtl w:val="0"/>
        </w:rPr>
        <w:t xml:space="preserve">R</w:t>
      </w:r>
      <w:r w:rsidDel="00000000" w:rsidR="00000000" w:rsidRPr="00000000">
        <w:rPr>
          <w:rtl w:val="0"/>
        </w:rPr>
        <w:t xml:space="preserve"> is calculated as</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0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x</m:t>
            </m:r>
          </m:sub>
        </m:sSub>
        <m:r>
          <w:rPr>
            <w:rFonts w:ascii="Cambria Math" w:cs="Cambria Math" w:eastAsia="Cambria Math" w:hAnsi="Cambria Math"/>
          </w:rPr>
          <m:t xml:space="preserve">=1-R</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x</m:t>
            </m:r>
          </m:sub>
        </m:sSub>
      </m:oMath>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t xml:space="preserve">[Eq. 2-1]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i w:val="1"/>
          <w:sz w:val="20"/>
          <w:szCs w:val="20"/>
        </w:rPr>
      </w:pPr>
      <w:r w:rsidDel="00000000" w:rsidR="00000000" w:rsidRPr="00000000">
        <w:rPr>
          <w:i w:val="1"/>
          <w:sz w:val="20"/>
          <w:szCs w:val="20"/>
          <w:rtl w:val="0"/>
        </w:rPr>
        <w:t xml:space="preserve">Table 1. Example of “Biophysical Table” with runoff coefficients (RC_), infiltration ratios(IR_), and event mean concentrations (EMC_) of phosphorus (P) and nitrogen (N) for each soil group (A,B,C,D). </w:t>
      </w:r>
    </w:p>
    <w:p w:rsidR="00000000" w:rsidDel="00000000" w:rsidP="00000000" w:rsidRDefault="00000000" w:rsidRPr="00000000" w14:paraId="00000013">
      <w:pPr>
        <w:rPr>
          <w:i w:val="1"/>
          <w:sz w:val="20"/>
          <w:szCs w:val="20"/>
        </w:rPr>
      </w:pPr>
      <w:r w:rsidDel="00000000" w:rsidR="00000000" w:rsidRPr="00000000">
        <w:rPr>
          <w:rtl w:val="0"/>
        </w:rPr>
      </w:r>
    </w:p>
    <w:tbl>
      <w:tblPr>
        <w:tblStyle w:val="Table1"/>
        <w:tblW w:w="9784.0" w:type="dxa"/>
        <w:jc w:val="left"/>
        <w:tblInd w:w="-1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0"/>
        <w:gridCol w:w="717"/>
        <w:gridCol w:w="742"/>
        <w:gridCol w:w="765"/>
        <w:gridCol w:w="680"/>
        <w:gridCol w:w="680"/>
        <w:gridCol w:w="680"/>
        <w:gridCol w:w="680"/>
        <w:gridCol w:w="680"/>
        <w:gridCol w:w="680"/>
        <w:gridCol w:w="680"/>
        <w:gridCol w:w="680"/>
        <w:tblGridChange w:id="0">
          <w:tblGrid>
            <w:gridCol w:w="2120"/>
            <w:gridCol w:w="717"/>
            <w:gridCol w:w="742"/>
            <w:gridCol w:w="765"/>
            <w:gridCol w:w="680"/>
            <w:gridCol w:w="680"/>
            <w:gridCol w:w="680"/>
            <w:gridCol w:w="680"/>
            <w:gridCol w:w="680"/>
            <w:gridCol w:w="680"/>
            <w:gridCol w:w="680"/>
            <w:gridCol w:w="680"/>
          </w:tblGrid>
        </w:tblGridChange>
      </w:tblGrid>
      <w:tr>
        <w:trPr>
          <w:trHeight w:val="330" w:hRule="atLeast"/>
        </w:trPr>
        <w:tc>
          <w:tcPr>
            <w:tcBorders>
              <w:top w:color="bfbfbf" w:space="0" w:sz="8" w:val="single"/>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1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Description</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5">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lucode</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6">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EMC_P</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7">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EMC_N</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8">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RC_A</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9">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RC_B</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A">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RC_C</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B">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RC_D</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C">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IR_A</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D">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IR_B</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E">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IR_C</w:t>
            </w:r>
          </w:p>
        </w:tc>
        <w:tc>
          <w:tcPr>
            <w:tcBorders>
              <w:top w:color="bfbfbf" w:space="0" w:sz="8" w:val="single"/>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1F">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IR_D</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20">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Background</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0.049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0.021</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2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2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Unclassified</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2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2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2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0.049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0.021</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3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38">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High Intensity Developed</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0.275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2.33</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0.76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0.77</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0.77</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3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0.79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4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0.011</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4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4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0.003</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4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0.001</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4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Med Intensity Developed</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0.345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0.55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0.58</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0.60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0.65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0.039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0.021</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0.011</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4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0.003</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50">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Low Intensity Developed</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0.393</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2.34</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0.48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0.072</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0.039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5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0.005</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5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Open Space Developed</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5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5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0.296</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5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0.16</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0.22</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0.099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0.027</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6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68">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Cultivated Land</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0.506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3.44</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6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7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7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0.057</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7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7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7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Pasture/Hay</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0.16</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0.057</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0.028</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7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80">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Grassland</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0.053</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0.057</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8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8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Deciduous Forest</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8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8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0.105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8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0.08</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0.28</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0.062</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0.032</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9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0.008</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98">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Evergreen Forest</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0.105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1.23</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9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A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A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0.062</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A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0.032</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A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0.008</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A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Mixed Forest</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0.105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0.08</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0.15</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0.28</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0.062</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0.032</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A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0.008</w:t>
            </w:r>
          </w:p>
        </w:tc>
      </w:tr>
      <w:tr>
        <w:trPr>
          <w:trHeight w:val="330" w:hRule="atLeast"/>
        </w:trPr>
        <w:tc>
          <w:tcPr>
            <w:tcBorders>
              <w:top w:color="000000" w:space="0" w:sz="0" w:val="nil"/>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B0">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Scrub/Shrub</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0.053</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1.25</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0.09</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0.16</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0.30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0.110</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0.057</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0.028</w:t>
            </w:r>
          </w:p>
        </w:tc>
        <w:tc>
          <w:tcPr>
            <w:tcBorders>
              <w:top w:color="000000" w:space="0" w:sz="0" w:val="nil"/>
              <w:left w:color="000000" w:space="0" w:sz="0" w:val="nil"/>
              <w:bottom w:color="bfbfbf" w:space="0" w:sz="8" w:val="single"/>
              <w:right w:color="bfbfbf" w:space="0" w:sz="8" w:val="single"/>
            </w:tcBorders>
            <w:shd w:fill="f2f2f2" w:val="clear"/>
            <w:vAlign w:val="center"/>
          </w:tcPr>
          <w:p w:rsidR="00000000" w:rsidDel="00000000" w:rsidP="00000000" w:rsidRDefault="00000000" w:rsidRPr="00000000" w14:paraId="000000B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0.007</w:t>
            </w:r>
          </w:p>
        </w:tc>
      </w:tr>
      <w:tr>
        <w:trPr>
          <w:trHeight w:val="330" w:hRule="atLeast"/>
        </w:trPr>
        <w:tc>
          <w:tcPr>
            <w:tcBorders>
              <w:top w:color="000000" w:space="0" w:sz="0" w:val="nil"/>
              <w:left w:color="bfbfbf" w:space="0" w:sz="8" w:val="single"/>
              <w:bottom w:color="bfbfbf" w:space="0" w:sz="8" w:val="single"/>
              <w:right w:color="bfbfbf" w:space="0" w:sz="8" w:val="single"/>
            </w:tcBorders>
            <w:shd w:fill="auto" w:val="clear"/>
            <w:vAlign w:val="center"/>
          </w:tcPr>
          <w:p w:rsidR="00000000" w:rsidDel="00000000" w:rsidP="00000000" w:rsidRDefault="00000000" w:rsidRPr="00000000" w14:paraId="000000B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Open Water / Wetland</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B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B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B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0.000</w:t>
            </w:r>
          </w:p>
        </w:tc>
        <w:tc>
          <w:tcPr>
            <w:tcBorders>
              <w:top w:color="000000" w:space="0" w:sz="0" w:val="nil"/>
              <w:left w:color="000000" w:space="0" w:sz="0" w:val="nil"/>
              <w:bottom w:color="bfbfbf" w:space="0" w:sz="8" w:val="single"/>
              <w:right w:color="bfbfbf" w:space="0" w:sz="8" w:val="single"/>
            </w:tcBorders>
            <w:shd w:fill="auto" w:val="clear"/>
            <w:vAlign w:val="center"/>
          </w:tcPr>
          <w:p w:rsidR="00000000" w:rsidDel="00000000" w:rsidP="00000000" w:rsidRDefault="00000000" w:rsidRPr="00000000" w14:paraId="000000C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0.000</w:t>
            </w:r>
          </w:p>
        </w:tc>
      </w:tr>
    </w:tbl>
    <w:p w:rsidR="00000000" w:rsidDel="00000000" w:rsidP="00000000" w:rsidRDefault="00000000" w:rsidRPr="00000000" w14:paraId="000000C8">
      <w:pPr>
        <w:rPr>
          <w:i w:val="1"/>
          <w:sz w:val="20"/>
          <w:szCs w:val="20"/>
        </w:rPr>
      </w:pPr>
      <w:r w:rsidDel="00000000" w:rsidR="00000000" w:rsidRPr="00000000">
        <w:rPr>
          <w:rtl w:val="0"/>
        </w:rPr>
      </w:r>
    </w:p>
    <w:p w:rsidR="00000000" w:rsidDel="00000000" w:rsidP="00000000" w:rsidRDefault="00000000" w:rsidRPr="00000000" w14:paraId="000000C9">
      <w:pPr>
        <w:rPr>
          <w:i w:val="1"/>
          <w:sz w:val="20"/>
          <w:szCs w:val="20"/>
        </w:rPr>
      </w:pPr>
      <w:r w:rsidDel="00000000" w:rsidR="00000000" w:rsidRPr="00000000">
        <w:rPr>
          <w:rtl w:val="0"/>
        </w:rPr>
      </w:r>
    </w:p>
    <w:p w:rsidR="00000000" w:rsidDel="00000000" w:rsidP="00000000" w:rsidRDefault="00000000" w:rsidRPr="00000000" w14:paraId="000000CA">
      <w:pPr>
        <w:rPr>
          <w:i w:val="1"/>
          <w:sz w:val="20"/>
          <w:szCs w:val="2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Based on the LULC and hydrologic soil group rasters, the model assigns the stormwater retention coefficients (</w:t>
      </w:r>
      <w:r w:rsidDel="00000000" w:rsidR="00000000" w:rsidRPr="00000000">
        <w:rPr>
          <w:i w:val="1"/>
          <w:rtl w:val="0"/>
        </w:rPr>
        <w:t xml:space="preserve">Ri</w:t>
      </w:r>
      <w:r w:rsidDel="00000000" w:rsidR="00000000" w:rsidRPr="00000000">
        <w:rPr>
          <w:rtl w:val="0"/>
        </w:rPr>
        <w:t xml:space="preserve">) to each pixel </w:t>
      </w:r>
      <w:r w:rsidDel="00000000" w:rsidR="00000000" w:rsidRPr="00000000">
        <w:rPr>
          <w:i w:val="1"/>
          <w:rtl w:val="0"/>
        </w:rPr>
        <w:t xml:space="preserve">i</w:t>
      </w:r>
      <w:r w:rsidDel="00000000" w:rsidR="00000000" w:rsidRPr="00000000">
        <w:rPr>
          <w:rtl w:val="0"/>
        </w:rPr>
        <w:t xml:space="preserve">. Next, the model computes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m:t>
            </m:r>
          </m:sub>
        </m:sSub>
      </m:oMath>
      <w:r w:rsidDel="00000000" w:rsidR="00000000" w:rsidRPr="00000000">
        <w:rPr>
          <w:rtl w:val="0"/>
        </w:rPr>
        <w:t xml:space="preserve"> , the retained volume (m</w:t>
      </w:r>
      <w:r w:rsidDel="00000000" w:rsidR="00000000" w:rsidRPr="00000000">
        <w:rPr>
          <w:vertAlign w:val="superscript"/>
          <w:rtl w:val="0"/>
        </w:rPr>
        <w:t xml:space="preserve">3</w:t>
      </w:r>
      <w:r w:rsidDel="00000000" w:rsidR="00000000" w:rsidRPr="00000000">
        <w:rPr>
          <w:rtl w:val="0"/>
        </w:rPr>
        <w:t xml:space="preserve">/yr) as:</w:t>
      </w:r>
    </w:p>
    <w:p w:rsidR="00000000" w:rsidDel="00000000" w:rsidP="00000000" w:rsidRDefault="00000000" w:rsidRPr="00000000" w14:paraId="000000C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m:t>
            </m:r>
          </m:sub>
        </m:sSub>
        <m:r>
          <w:rPr>
            <w:rFonts w:ascii="Cambria Math" w:cs="Cambria Math" w:eastAsia="Cambria Math" w:hAnsi="Cambria Math"/>
          </w:rPr>
          <m:t xml:space="preserve">=0.001∙</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×pixel.area</m:t>
        </m:r>
      </m:oMath>
      <w:r w:rsidDel="00000000" w:rsidR="00000000" w:rsidRPr="00000000">
        <w:rPr>
          <w:rtl w:val="0"/>
        </w:rPr>
      </w:r>
    </w:p>
    <w:p w:rsidR="00000000" w:rsidDel="00000000" w:rsidP="00000000" w:rsidRDefault="00000000" w:rsidRPr="00000000" w14:paraId="000000CD">
      <w:pPr>
        <w:jc w:val="right"/>
        <w:rPr/>
      </w:pPr>
      <w:r w:rsidDel="00000000" w:rsidR="00000000" w:rsidRPr="00000000">
        <w:rPr>
          <w:rtl w:val="0"/>
        </w:rPr>
        <w:tab/>
        <w:tab/>
        <w:tab/>
        <w:tab/>
        <w:tab/>
        <w:tab/>
        <w:t xml:space="preserve">[Eq. 2-2]</w:t>
      </w:r>
    </w:p>
    <w:p w:rsidR="00000000" w:rsidDel="00000000" w:rsidP="00000000" w:rsidRDefault="00000000" w:rsidRPr="00000000" w14:paraId="000000CE">
      <w:pPr>
        <w:rPr/>
      </w:pPr>
      <w:r w:rsidDel="00000000" w:rsidR="00000000" w:rsidRPr="00000000">
        <w:rPr>
          <w:rtl w:val="0"/>
        </w:rPr>
        <w:t xml:space="preserve">where </w:t>
      </w:r>
      <w:r w:rsidDel="00000000" w:rsidR="00000000" w:rsidRPr="00000000">
        <w:rPr>
          <w:i w:val="1"/>
          <w:rtl w:val="0"/>
        </w:rPr>
        <w:t xml:space="preserve">Pi</w:t>
      </w:r>
      <w:r w:rsidDel="00000000" w:rsidR="00000000" w:rsidRPr="00000000">
        <w:rPr>
          <w:rtl w:val="0"/>
        </w:rPr>
        <w:t xml:space="preserve"> is annual precipitation (mm/yr) and </w:t>
      </w:r>
      <w:r w:rsidDel="00000000" w:rsidR="00000000" w:rsidRPr="00000000">
        <w:rPr>
          <w:i w:val="1"/>
          <w:rtl w:val="0"/>
        </w:rPr>
        <w:t xml:space="preserve">pixel.area</w:t>
      </w:r>
      <w:r w:rsidDel="00000000" w:rsidR="00000000" w:rsidRPr="00000000">
        <w:rPr>
          <w:rtl w:val="0"/>
        </w:rPr>
        <w:t xml:space="preserve"> is the pixel area in 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Optionally, if infiltration ratios have been defined by the user, the model assign these values to each pixel </w:t>
      </w:r>
      <w:r w:rsidDel="00000000" w:rsidR="00000000" w:rsidRPr="00000000">
        <w:rPr>
          <w:i w:val="1"/>
          <w:rtl w:val="0"/>
        </w:rPr>
        <w:t xml:space="preserve">i</w:t>
      </w:r>
      <w:r w:rsidDel="00000000" w:rsidR="00000000" w:rsidRPr="00000000">
        <w:rPr>
          <w:rtl w:val="0"/>
        </w:rPr>
        <w:t xml:space="preserve"> (based on the LULC and soil hydrological group rasters), and computes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inf</m:t>
            </m:r>
          </m:sub>
        </m:sSub>
      </m:oMath>
      <w:r w:rsidDel="00000000" w:rsidR="00000000" w:rsidRPr="00000000">
        <w:rPr>
          <w:rtl w:val="0"/>
        </w:rPr>
        <w:t xml:space="preserve">, the infiltrated volume (m</w:t>
      </w:r>
      <w:r w:rsidDel="00000000" w:rsidR="00000000" w:rsidRPr="00000000">
        <w:rPr>
          <w:vertAlign w:val="superscript"/>
          <w:rtl w:val="0"/>
        </w:rPr>
        <w:t xml:space="preserve">3</w:t>
      </w:r>
      <w:r w:rsidDel="00000000" w:rsidR="00000000" w:rsidRPr="00000000">
        <w:rPr>
          <w:rtl w:val="0"/>
        </w:rPr>
        <w:t xml:space="preserve">/yr):</w:t>
      </w:r>
    </w:p>
    <w:p w:rsidR="00000000" w:rsidDel="00000000" w:rsidP="00000000" w:rsidRDefault="00000000" w:rsidRPr="00000000" w14:paraId="000000D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inf,i</m:t>
            </m:r>
          </m:sub>
        </m:sSub>
        <m:r>
          <w:rPr>
            <w:rFonts w:ascii="Cambria Math" w:cs="Cambria Math" w:eastAsia="Cambria Math" w:hAnsi="Cambria Math"/>
          </w:rPr>
          <m:t xml:space="preserve">=0.001∙</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×pixel.area</m:t>
        </m:r>
      </m:oMath>
      <w:r w:rsidDel="00000000" w:rsidR="00000000" w:rsidRPr="00000000">
        <w:rPr>
          <w:rtl w:val="0"/>
        </w:rPr>
      </w:r>
    </w:p>
    <w:p w:rsidR="00000000" w:rsidDel="00000000" w:rsidP="00000000" w:rsidRDefault="00000000" w:rsidRPr="00000000" w14:paraId="000000D2">
      <w:pPr>
        <w:jc w:val="right"/>
        <w:rPr/>
      </w:pPr>
      <w:r w:rsidDel="00000000" w:rsidR="00000000" w:rsidRPr="00000000">
        <w:rPr>
          <w:rtl w:val="0"/>
        </w:rPr>
        <w:tab/>
        <w:tab/>
        <w:tab/>
        <w:tab/>
        <w:tab/>
        <w:tab/>
        <w:t xml:space="preserve">[Eq. 2-3]</w:t>
      </w:r>
    </w:p>
    <w:p w:rsidR="00000000" w:rsidDel="00000000" w:rsidP="00000000" w:rsidRDefault="00000000" w:rsidRPr="00000000" w14:paraId="000000D3">
      <w:pPr>
        <w:rPr/>
      </w:pPr>
      <w:r w:rsidDel="00000000" w:rsidR="00000000" w:rsidRPr="00000000">
        <w:rPr>
          <w:rtl w:val="0"/>
        </w:rPr>
        <w:t xml:space="preserve">Where </w:t>
      </w:r>
      <w:r w:rsidDel="00000000" w:rsidR="00000000" w:rsidRPr="00000000">
        <w:rPr>
          <w:i w:val="1"/>
          <w:rtl w:val="0"/>
        </w:rPr>
        <w:t xml:space="preserve">IRi</w:t>
      </w:r>
      <w:r w:rsidDel="00000000" w:rsidR="00000000" w:rsidRPr="00000000">
        <w:rPr>
          <w:rtl w:val="0"/>
        </w:rPr>
        <w:t xml:space="preserve"> is the annual infiltration ratio (Table 1).</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u w:val="single"/>
        </w:rPr>
      </w:pPr>
      <w:r w:rsidDel="00000000" w:rsidR="00000000" w:rsidRPr="00000000">
        <w:rPr>
          <w:u w:val="single"/>
          <w:rtl w:val="0"/>
        </w:rPr>
        <w:t xml:space="preserve">Optional: Adjust Retention Coefficient for (assumed) Directly-Connected Impervious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Retention </w:t>
      </w:r>
      <w:r w:rsidDel="00000000" w:rsidR="00000000" w:rsidRPr="00000000">
        <w:rPr>
          <w:rtl w:val="0"/>
        </w:rPr>
        <w:t xml:space="preserve">on a given pixel, at least when considered at an aggregated sub-watershed scale, should be affected by retention on upst</w:t>
      </w:r>
      <w:sdt>
        <w:sdtPr>
          <w:tag w:val="goog_rdk_8"/>
        </w:sdtPr>
        <w:sdtContent>
          <w:commentRangeStart w:id="8"/>
        </w:sdtContent>
      </w:sdt>
      <w:sdt>
        <w:sdtPr>
          <w:tag w:val="goog_rdk_9"/>
        </w:sdtPr>
        <w:sdtContent>
          <w:commentRangeStart w:id="9"/>
        </w:sdtContent>
      </w:sdt>
      <w:r w:rsidDel="00000000" w:rsidR="00000000" w:rsidRPr="00000000">
        <w:rPr>
          <w:rtl w:val="0"/>
        </w:rPr>
        <w:t xml:space="preserve">ream and </w:t>
      </w:r>
      <w:sdt>
        <w:sdtPr>
          <w:tag w:val="goog_rdk_10"/>
        </w:sdtPr>
        <w:sdtContent>
          <w:commentRangeStart w:id="10"/>
        </w:sdtContent>
      </w:sdt>
      <w:r w:rsidDel="00000000" w:rsidR="00000000" w:rsidRPr="00000000">
        <w:rPr>
          <w:rtl w:val="0"/>
        </w:rPr>
        <w:t xml:space="preserve">downstream </w:t>
      </w:r>
      <w:commentRangeEnd w:id="10"/>
      <w:r w:rsidDel="00000000" w:rsidR="00000000" w:rsidRPr="00000000">
        <w:commentReference w:id="10"/>
      </w:r>
      <w:r w:rsidDel="00000000" w:rsidR="00000000" w:rsidRPr="00000000">
        <w:rPr>
          <w:rtl w:val="0"/>
        </w:rPr>
        <w:t xml:space="preserve">(or at least 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urrounding) pixels. The current InVEST NDR model takes this into account through a flowpath delineation and retention length framework, which is not as feasible in an urban drainage network because of how storm drains alter surface flow paths. A simple modification to retention was tested in which the retention coefficient, </w:t>
      </w:r>
      <w:r w:rsidDel="00000000" w:rsidR="00000000" w:rsidRPr="00000000">
        <w:rPr>
          <w:i w:val="1"/>
          <w:rtl w:val="0"/>
        </w:rPr>
        <w:t xml:space="preserve">R</w:t>
      </w:r>
      <w:r w:rsidDel="00000000" w:rsidR="00000000" w:rsidRPr="00000000">
        <w:rPr>
          <w:i w:val="1"/>
          <w:vertAlign w:val="subscript"/>
          <w:rtl w:val="0"/>
        </w:rPr>
        <w:t xml:space="preserve">i,j</w:t>
      </w:r>
      <w:r w:rsidDel="00000000" w:rsidR="00000000" w:rsidRPr="00000000">
        <w:rPr>
          <w:rtl w:val="0"/>
        </w:rPr>
        <w:t xml:space="preserve">, for the pixel located at </w:t>
      </w:r>
      <w:r w:rsidDel="00000000" w:rsidR="00000000" w:rsidRPr="00000000">
        <w:rPr>
          <w:i w:val="1"/>
          <w:rtl w:val="0"/>
        </w:rPr>
        <w:t xml:space="preserve">i,j</w:t>
      </w:r>
      <w:r w:rsidDel="00000000" w:rsidR="00000000" w:rsidRPr="00000000">
        <w:rPr>
          <w:rtl w:val="0"/>
        </w:rPr>
        <w:t xml:space="preserve"> was </w:t>
      </w:r>
      <w:sdt>
        <w:sdtPr>
          <w:tag w:val="goog_rdk_11"/>
        </w:sdtPr>
        <w:sdtContent>
          <w:commentRangeStart w:id="11"/>
        </w:sdtContent>
      </w:sdt>
      <w:r w:rsidDel="00000000" w:rsidR="00000000" w:rsidRPr="00000000">
        <w:rPr>
          <w:rtl w:val="0"/>
        </w:rPr>
        <w:t xml:space="preserve">adjusted upwards</w:t>
      </w:r>
      <w:commentRangeEnd w:id="11"/>
      <w:r w:rsidDel="00000000" w:rsidR="00000000" w:rsidRPr="00000000">
        <w:commentReference w:id="11"/>
      </w:r>
      <w:r w:rsidDel="00000000" w:rsidR="00000000" w:rsidRPr="00000000">
        <w:rPr>
          <w:rtl w:val="0"/>
        </w:rPr>
        <w:t xml:space="preserve"> based on the retention value of all 8 surrounding pixels. The adjustment, </w:t>
      </w:r>
      <w:r w:rsidDel="00000000" w:rsidR="00000000" w:rsidRPr="00000000">
        <w:rPr>
          <w:i w:val="1"/>
          <w:rtl w:val="0"/>
        </w:rPr>
        <w:t xml:space="preserve">C</w:t>
      </w:r>
      <w:r w:rsidDel="00000000" w:rsidR="00000000" w:rsidRPr="00000000">
        <w:rPr>
          <w:i w:val="1"/>
          <w:vertAlign w:val="subscript"/>
          <w:rtl w:val="0"/>
        </w:rPr>
        <w:t xml:space="preserve">i,j</w:t>
      </w:r>
      <w:r w:rsidDel="00000000" w:rsidR="00000000" w:rsidRPr="00000000">
        <w:rPr>
          <w:rtl w:val="0"/>
        </w:rPr>
        <w:t xml:space="preserve">,  was applied to the un-retained runoff from a given pixel, as follows:</w:t>
      </w:r>
    </w:p>
    <w:p w:rsidR="00000000" w:rsidDel="00000000" w:rsidP="00000000" w:rsidRDefault="00000000" w:rsidRPr="00000000" w14:paraId="000000D8">
      <w:pPr>
        <w:jc w:val="center"/>
        <w:rPr/>
      </w:pPr>
      <w:r w:rsidDel="00000000" w:rsidR="00000000" w:rsidRPr="00000000">
        <w:rPr/>
        <w:drawing>
          <wp:inline distB="114300" distT="114300" distL="114300" distR="114300">
            <wp:extent cx="3409950" cy="723900"/>
            <wp:effectExtent b="0" l="0" r="0" t="0"/>
            <wp:docPr id="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099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right"/>
        <w:rPr/>
      </w:pPr>
      <w:r w:rsidDel="00000000" w:rsidR="00000000" w:rsidRPr="00000000">
        <w:rPr>
          <w:rtl w:val="0"/>
        </w:rPr>
        <w:t xml:space="preserve">[Eq. 2-4]</w:t>
      </w:r>
    </w:p>
    <w:p w:rsidR="00000000" w:rsidDel="00000000" w:rsidP="00000000" w:rsidRDefault="00000000" w:rsidRPr="00000000" w14:paraId="000000DA">
      <w:pPr>
        <w:rPr/>
      </w:pPr>
      <w:r w:rsidDel="00000000" w:rsidR="00000000" w:rsidRPr="00000000">
        <w:rPr>
          <w:rtl w:val="0"/>
        </w:rPr>
        <w:t xml:space="preserve">where </w:t>
      </w:r>
      <w:r w:rsidDel="00000000" w:rsidR="00000000" w:rsidRPr="00000000">
        <w:rPr>
          <w:i w:val="1"/>
          <w:rtl w:val="0"/>
        </w:rPr>
        <w:t xml:space="preserve">R</w:t>
      </w:r>
      <w:r w:rsidDel="00000000" w:rsidR="00000000" w:rsidRPr="00000000">
        <w:rPr>
          <w:i w:val="1"/>
          <w:vertAlign w:val="superscript"/>
          <w:rtl w:val="0"/>
        </w:rPr>
        <w:t xml:space="preserve">adj</w:t>
      </w:r>
      <w:r w:rsidDel="00000000" w:rsidR="00000000" w:rsidRPr="00000000">
        <w:rPr>
          <w:i w:val="1"/>
          <w:vertAlign w:val="subscript"/>
          <w:rtl w:val="0"/>
        </w:rPr>
        <w:t xml:space="preserve">i,j</w:t>
      </w:r>
      <w:r w:rsidDel="00000000" w:rsidR="00000000" w:rsidRPr="00000000">
        <w:rPr>
          <w:rtl w:val="0"/>
        </w:rPr>
        <w:t xml:space="preserve"> is the adjusted retention coefficient, and the adjustment factor </w:t>
      </w:r>
      <w:r w:rsidDel="00000000" w:rsidR="00000000" w:rsidRPr="00000000">
        <w:rPr>
          <w:i w:val="1"/>
          <w:rtl w:val="0"/>
        </w:rPr>
        <w:t xml:space="preserve">C</w:t>
      </w:r>
      <w:r w:rsidDel="00000000" w:rsidR="00000000" w:rsidRPr="00000000">
        <w:rPr>
          <w:i w:val="1"/>
          <w:vertAlign w:val="subscript"/>
          <w:rtl w:val="0"/>
        </w:rPr>
        <w:t xml:space="preserve">i,j</w:t>
      </w:r>
      <w:r w:rsidDel="00000000" w:rsidR="00000000" w:rsidRPr="00000000">
        <w:rPr>
          <w:rtl w:val="0"/>
        </w:rPr>
        <w:t xml:space="preserve"> has one of the following values:</w:t>
      </w:r>
    </w:p>
    <w:p w:rsidR="00000000" w:rsidDel="00000000" w:rsidP="00000000" w:rsidRDefault="00000000" w:rsidRPr="00000000" w14:paraId="000000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any of the 8 adjacent pixels are considered directly-connected impervious (</w:t>
      </w:r>
      <w:sdt>
        <w:sdtPr>
          <w:tag w:val="goog_rdk_12"/>
        </w:sdtPr>
        <w:sdtContent>
          <w:commentRangeStart w:id="1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medium- or high-intensity urban lan</w:t>
      </w:r>
      <w:sdt>
        <w:sdtPr>
          <w:tag w:val="goog_rdk_13"/>
        </w:sdtPr>
        <w:sdtContent>
          <w:commentRangeStart w:id="13"/>
        </w:sdtContent>
      </w:sdt>
      <w:sdt>
        <w:sdtPr>
          <w:tag w:val="goog_rdk_14"/>
        </w:sdtPr>
        <w:sdtContent>
          <w:commentRangeStart w:id="14"/>
        </w:sdtContent>
      </w:sdt>
      <w:sdt>
        <w:sdtPr>
          <w:tag w:val="goog_rdk_15"/>
        </w:sdtPr>
        <w:sdtContent>
          <w:commentRangeStart w:id="1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cover cl</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 (Table 1)</w:t>
      </w:r>
      <w:commentRangeEnd w:id="12"/>
      <w:r w:rsidDel="00000000" w:rsidR="00000000" w:rsidRPr="00000000">
        <w:commentReference w:id="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the pixels coincide with a street, as determined from an overlay with a road line layer;</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mean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average retention coefficient </w:t>
      </w:r>
      <w:sdt>
        <w:sdtPr>
          <w:tag w:val="goog_rdk_16"/>
        </w:sdtPr>
        <w:sdtContent>
          <w:commentRangeStart w:id="16"/>
        </w:sdtContent>
      </w:sdt>
      <w:sdt>
        <w:sdtPr>
          <w:tag w:val="goog_rdk_17"/>
        </w:sdtPr>
        <w:sdtContent>
          <w:commentRangeStart w:id="1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surrounding 8 pixels.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other words, no ad</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ditional retention is provided by surrounding land if the pixel is considered directly-connected, i.e. is adjacent to dense urban land use or to roadways, which in most urban areas are </w:t>
      </w:r>
      <w:sdt>
        <w:sdtPr>
          <w:tag w:val="goog_rdk_18"/>
        </w:sdtPr>
        <w:sdtContent>
          <w:commentRangeStart w:id="18"/>
        </w:sdtContent>
      </w:sdt>
      <w:r w:rsidDel="00000000" w:rsidR="00000000" w:rsidRPr="00000000">
        <w:rPr>
          <w:rtl w:val="0"/>
        </w:rPr>
        <w:t xml:space="preserve">directly connected to the drainage network by ditches or sub-surface pipes</w:t>
      </w:r>
      <w:commentRangeEnd w:id="18"/>
      <w:r w:rsidDel="00000000" w:rsidR="00000000" w:rsidRPr="00000000">
        <w:commentReference w:id="18"/>
      </w:r>
      <w:r w:rsidDel="00000000" w:rsidR="00000000" w:rsidRPr="00000000">
        <w:rPr>
          <w:rtl w:val="0"/>
        </w:rPr>
        <w:t xml:space="preserve">. Otherwise, the pixel’s retention coefficient is increased proportional to the retention provided by its neighboring pixels.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i w:val="1"/>
          <w:rtl w:val="0"/>
        </w:rPr>
        <w:t xml:space="preserve">Considerations: </w:t>
      </w:r>
      <w:r w:rsidDel="00000000" w:rsidR="00000000" w:rsidRPr="00000000">
        <w:rPr>
          <w:rtl w:val="0"/>
        </w:rPr>
        <w:t xml:space="preserve">This approach produces additional retention in large pervious areas such as agri</w:t>
      </w:r>
      <w:sdt>
        <w:sdtPr>
          <w:tag w:val="goog_rdk_19"/>
        </w:sdtPr>
        <w:sdtContent>
          <w:commentRangeStart w:id="19"/>
        </w:sdtContent>
      </w:sdt>
      <w:sdt>
        <w:sdtPr>
          <w:tag w:val="goog_rdk_20"/>
        </w:sdtPr>
        <w:sdtContent>
          <w:commentRangeStart w:id="20"/>
        </w:sdtContent>
      </w:sdt>
      <w:sdt>
        <w:sdtPr>
          <w:tag w:val="goog_rdk_21"/>
        </w:sdtPr>
        <w:sdtContent>
          <w:commentRangeStart w:id="21"/>
        </w:sdtContent>
      </w:sdt>
      <w:r w:rsidDel="00000000" w:rsidR="00000000" w:rsidRPr="00000000">
        <w:rPr>
          <w:rtl w:val="0"/>
        </w:rPr>
        <w:t xml:space="preserve">culture, parks, golf courses, and cemeteries, and should provide improved accuracy in more developed watersheds, where the assumption of direct connectedness of roadways is more probable due to the prevalence of piped, curb-and-gutter roadways. However, the approach may “over-correct” (under-predict) retention for more rural watersheds, especially those with primarily ditched roadways, where the assumption of direct connection of roadways may fall short due to additional retention that might occur in ditches due to increased residence time and/or infiltration. Further, this approach will be affected by the resolution of the input rasters, as</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it only considers adjacent cells rather than a distance (the latter approach being used by NDR). A simple test of the adjustment for gauged watersheds in the Minneapolis-St. Paul, MN metropolitan area is shown in Section 2.5.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i w:val="1"/>
          <w:highlight w:val="yellow"/>
          <w:rtl w:val="0"/>
        </w:rPr>
        <w:t xml:space="preserve">Additional Note (from BDJ, Dec 10, 2020):</w:t>
      </w:r>
      <w:r w:rsidDel="00000000" w:rsidR="00000000" w:rsidRPr="00000000">
        <w:rPr>
          <w:i w:val="1"/>
          <w:rtl w:val="0"/>
        </w:rPr>
        <w:t xml:space="preserve"> </w:t>
      </w:r>
      <w:r w:rsidDel="00000000" w:rsidR="00000000" w:rsidRPr="00000000">
        <w:rPr>
          <w:rtl w:val="0"/>
        </w:rPr>
        <w:t xml:space="preserve">Per initial discussions with Rich on this model, he had suggested using a “retention length” or radius around a given pixel (cell </w:t>
      </w:r>
      <w:r w:rsidDel="00000000" w:rsidR="00000000" w:rsidRPr="00000000">
        <w:rPr>
          <w:i w:val="1"/>
          <w:rtl w:val="0"/>
        </w:rPr>
        <w:t xml:space="preserve">i,j</w:t>
      </w:r>
      <w:r w:rsidDel="00000000" w:rsidR="00000000" w:rsidRPr="00000000">
        <w:rPr>
          <w:rtl w:val="0"/>
        </w:rPr>
        <w:t xml:space="preserve"> in Eq. 2-4), over which to consider addition retention vs. impervious connectivity (rather than simply using adjacent cells in the raster). This would remove the dependency on raster size of the retention modification calcula</w:t>
      </w:r>
      <w:sdt>
        <w:sdtPr>
          <w:tag w:val="goog_rdk_22"/>
        </w:sdtPr>
        <w:sdtContent>
          <w:commentRangeStart w:id="22"/>
        </w:sdtContent>
      </w:sdt>
      <w:sdt>
        <w:sdtPr>
          <w:tag w:val="goog_rdk_23"/>
        </w:sdtPr>
        <w:sdtContent>
          <w:commentRangeStart w:id="23"/>
        </w:sdtContent>
      </w:sdt>
      <w:sdt>
        <w:sdtPr>
          <w:tag w:val="goog_rdk_24"/>
        </w:sdtPr>
        <w:sdtContent>
          <w:commentRangeStart w:id="24"/>
        </w:sdtContent>
      </w:sdt>
      <w:r w:rsidDel="00000000" w:rsidR="00000000" w:rsidRPr="00000000">
        <w:rPr>
          <w:rtl w:val="0"/>
        </w:rPr>
        <w:t xml:space="preserve">tion. This pixel-size dependency has no basis in real world conditions. I’ve included</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below a transcript of an email exchange between Rich and I, just for reference.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Arial" w:cs="Arial" w:eastAsia="Arial" w:hAnsi="Arial"/>
          <w:color w:val="222222"/>
          <w:sz w:val="20"/>
          <w:szCs w:val="20"/>
          <w:highlight w:val="white"/>
        </w:rPr>
      </w:pPr>
      <w:r w:rsidDel="00000000" w:rsidR="00000000" w:rsidRPr="00000000">
        <w:rPr>
          <w:sz w:val="20"/>
          <w:szCs w:val="20"/>
          <w:rtl w:val="0"/>
        </w:rPr>
        <w:t xml:space="preserve">“</w:t>
      </w:r>
      <w:r w:rsidDel="00000000" w:rsidR="00000000" w:rsidRPr="00000000">
        <w:rPr>
          <w:rFonts w:ascii="Arial" w:cs="Arial" w:eastAsia="Arial" w:hAnsi="Arial"/>
          <w:color w:val="222222"/>
          <w:sz w:val="20"/>
          <w:szCs w:val="20"/>
          <w:highlight w:val="white"/>
          <w:rtl w:val="0"/>
        </w:rPr>
        <w:t xml:space="preserve">This design doc looks good to us. We have some thoughts about the "Optional: Adjust Retention Coefficient for (assumed) Directly-Connected Impervious" section -- namely, why do we only consider the neighboring pixel to determine connectivity? </w:t>
      </w:r>
      <w:r w:rsidDel="00000000" w:rsidR="00000000" w:rsidRPr="00000000">
        <w:rPr>
          <w:rFonts w:ascii="Arial" w:cs="Arial" w:eastAsia="Arial" w:hAnsi="Arial"/>
          <w:b w:val="1"/>
          <w:color w:val="222222"/>
          <w:sz w:val="20"/>
          <w:szCs w:val="20"/>
          <w:highlight w:val="white"/>
          <w:rtl w:val="0"/>
        </w:rPr>
        <w:t xml:space="preserve">As soon as you tie a biophysical process to a pixel you have pixel size affecting a biophysical process that's not based on pixels</w:t>
      </w:r>
      <w:r w:rsidDel="00000000" w:rsidR="00000000" w:rsidRPr="00000000">
        <w:rPr>
          <w:rFonts w:ascii="Arial" w:cs="Arial" w:eastAsia="Arial" w:hAnsi="Arial"/>
          <w:color w:val="222222"/>
          <w:sz w:val="20"/>
          <w:szCs w:val="20"/>
          <w:highlight w:val="white"/>
          <w:rtl w:val="0"/>
        </w:rPr>
        <w:t xml:space="preserve">, i.e. pixel size rather than real distance (what if your pixels were 30 meters vs 1 meter but everything else was held constant?). Would it make more sense to consider a certain distance downhill from a current pixel? LIke if there's a drain within 50 meters "not downhill" then the current pixel also drains to that pixel?” [Richard Sharp, email dated Sep 3, 2020]</w:t>
      </w:r>
    </w:p>
    <w:p w:rsidR="00000000" w:rsidDel="00000000" w:rsidP="00000000" w:rsidRDefault="00000000" w:rsidRPr="00000000" w14:paraId="000000E4">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E5">
      <w:pPr>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w:t>
      </w:r>
      <w:r w:rsidDel="00000000" w:rsidR="00000000" w:rsidRPr="00000000">
        <w:rPr>
          <w:rFonts w:ascii="Arial" w:cs="Arial" w:eastAsia="Arial" w:hAnsi="Arial"/>
          <w:color w:val="222222"/>
          <w:sz w:val="20"/>
          <w:szCs w:val="20"/>
          <w:rtl w:val="0"/>
        </w:rPr>
        <w:t xml:space="preserve">The pixel size / connectivity issue is a fair critique, and one that Perrine and I had grappled with in putting this together. It works well for the 30m NLCD data because that length scale seems appropriate for urban drainage (and it's similar to the 20m we used for retention length in applying the NDR model to the Twin Cities in the first phase of the Golf project). Of course, for 1m data that's not far enough, creating a pixel size dependency, as you point out. I think what I was trying to avoid was having a "retention length" parameter for the runoff model, because then we might just end up re-creating the NDR model, or most of it anyway. I think we also assumed that 30m resolution or similar was more likely to be available than 1m, but that's not really a good excuse.</w:t>
      </w:r>
    </w:p>
    <w:p w:rsidR="00000000" w:rsidDel="00000000" w:rsidP="00000000" w:rsidRDefault="00000000" w:rsidRPr="00000000" w14:paraId="000000E6">
      <w:pPr>
        <w:rPr>
          <w:rFonts w:ascii="Arial" w:cs="Arial" w:eastAsia="Arial" w:hAnsi="Arial"/>
          <w:color w:val="222222"/>
          <w:sz w:val="20"/>
          <w:szCs w:val="20"/>
        </w:rPr>
      </w:pPr>
      <w:sdt>
        <w:sdtPr>
          <w:tag w:val="goog_rdk_25"/>
        </w:sdtPr>
        <w:sdtContent>
          <w:commentRangeStart w:id="25"/>
        </w:sdtContent>
      </w:sdt>
      <w:r w:rsidDel="00000000" w:rsidR="00000000" w:rsidRPr="00000000">
        <w:rPr>
          <w:rFonts w:ascii="Arial" w:cs="Arial" w:eastAsia="Arial" w:hAnsi="Arial"/>
          <w:b w:val="1"/>
          <w:color w:val="222222"/>
          <w:sz w:val="20"/>
          <w:szCs w:val="20"/>
          <w:rtl w:val="0"/>
        </w:rPr>
        <w:t xml:space="preserve">I suppose in an ideal world we'd have a retention length parameter, and have the model check, for each pixel, if there is a downslope road or high-density urban pixel within that distance, which would identify that pixel as "directly-connected.</w:t>
      </w:r>
      <w:commentRangeEnd w:id="25"/>
      <w:r w:rsidDel="00000000" w:rsidR="00000000" w:rsidRPr="00000000">
        <w:commentReference w:id="25"/>
      </w:r>
      <w:r w:rsidDel="00000000" w:rsidR="00000000" w:rsidRPr="00000000">
        <w:rPr>
          <w:rFonts w:ascii="Arial" w:cs="Arial" w:eastAsia="Arial" w:hAnsi="Arial"/>
          <w:b w:val="1"/>
          <w:color w:val="222222"/>
          <w:sz w:val="20"/>
          <w:szCs w:val="20"/>
          <w:rtl w:val="0"/>
        </w:rPr>
        <w:t xml:space="preserve">"</w:t>
      </w:r>
      <w:r w:rsidDel="00000000" w:rsidR="00000000" w:rsidRPr="00000000">
        <w:rPr>
          <w:rFonts w:ascii="Arial" w:cs="Arial" w:eastAsia="Arial" w:hAnsi="Arial"/>
          <w:color w:val="222222"/>
          <w:sz w:val="20"/>
          <w:szCs w:val="20"/>
          <w:rtl w:val="0"/>
        </w:rPr>
        <w:t xml:space="preserve"> I wasn't able to think of a straightforward way to do this in ArcMap initially, so I just went with the neighboring pixel approach.” [Reply by Ben Janke, email dated Sep 3, 2020]</w:t>
      </w:r>
    </w:p>
    <w:p w:rsidR="00000000" w:rsidDel="00000000" w:rsidP="00000000" w:rsidRDefault="00000000" w:rsidRPr="00000000" w14:paraId="000000E7">
      <w:pPr>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Fonts w:ascii="Arial" w:cs="Arial" w:eastAsia="Arial" w:hAnsi="Arial"/>
          <w:color w:val="222222"/>
          <w:sz w:val="20"/>
          <w:szCs w:val="20"/>
          <w:highlight w:val="white"/>
          <w:rtl w:val="0"/>
        </w:rPr>
        <w:t xml:space="preserve">“Sounds like you thought it through pretty well. I don't know what the biophysical basis for it is, but if you're okay with the 30m being a direct connection without a retention length pa</w:t>
      </w:r>
      <w:sdt>
        <w:sdtPr>
          <w:tag w:val="goog_rdk_26"/>
        </w:sdtPr>
        <w:sdtContent>
          <w:commentRangeStart w:id="26"/>
        </w:sdtContent>
      </w:sdt>
      <w:r w:rsidDel="00000000" w:rsidR="00000000" w:rsidRPr="00000000">
        <w:rPr>
          <w:rFonts w:ascii="Arial" w:cs="Arial" w:eastAsia="Arial" w:hAnsi="Arial"/>
          <w:color w:val="222222"/>
          <w:sz w:val="20"/>
          <w:szCs w:val="20"/>
          <w:highlight w:val="white"/>
          <w:rtl w:val="0"/>
        </w:rPr>
        <w:t xml:space="preserve">rameter then I don't see why you'd need to worry an arbitrary 30m distance needing a retention length parameter if it was over 30 1 meter pixels. How about we program a custom distance cutoff for distance to urban drainage it th</w:t>
      </w:r>
      <w:commentRangeEnd w:id="26"/>
      <w:r w:rsidDel="00000000" w:rsidR="00000000" w:rsidRPr="00000000">
        <w:commentReference w:id="26"/>
      </w:r>
      <w:r w:rsidDel="00000000" w:rsidR="00000000" w:rsidRPr="00000000">
        <w:rPr>
          <w:rFonts w:ascii="Arial" w:cs="Arial" w:eastAsia="Arial" w:hAnsi="Arial"/>
          <w:color w:val="222222"/>
          <w:sz w:val="20"/>
          <w:szCs w:val="20"/>
          <w:highlight w:val="white"/>
          <w:rtl w:val="0"/>
        </w:rPr>
        <w:t xml:space="preserve">e prototype and you can fiddle with it and see if you like it? If you don't want users to fiddle with it we can hard code that to 30m or we can expose it as a custom parameter -- whatever you like.” [Reply by Richard Sharp, email dated Sep 3, 2020]</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rFonts w:ascii="Calibri" w:cs="Calibri" w:eastAsia="Calibri" w:hAnsi="Calibri"/>
          <w:color w:val="000000"/>
          <w:sz w:val="22"/>
          <w:szCs w:val="22"/>
          <w:rtl w:val="0"/>
        </w:rPr>
        <w:t xml:space="preserve">Calculate water </w:t>
      </w:r>
      <w:r w:rsidDel="00000000" w:rsidR="00000000" w:rsidRPr="00000000">
        <w:rPr>
          <w:rFonts w:ascii="Calibri" w:cs="Calibri" w:eastAsia="Calibri" w:hAnsi="Calibri"/>
          <w:sz w:val="22"/>
          <w:szCs w:val="22"/>
          <w:rtl w:val="0"/>
        </w:rPr>
        <w:t xml:space="preserve">quality benefits of stormwater retention</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potential water quality impact of stormwater retention is determined as the pollutant mass associated with retained stormwater, i.e. the amount of pollutant load avoided. The annual avoided pollutant load, in kg/yr, is calculated for each pixel </w:t>
      </w:r>
      <w:r w:rsidDel="00000000" w:rsidR="00000000" w:rsidRPr="00000000">
        <w:rPr>
          <w:i w:val="1"/>
          <w:rtl w:val="0"/>
        </w:rPr>
        <w:t xml:space="preserve">i</w:t>
      </w:r>
      <w:r w:rsidDel="00000000" w:rsidR="00000000" w:rsidRPr="00000000">
        <w:rPr>
          <w:rtl w:val="0"/>
        </w:rPr>
        <w:t xml:space="preserve"> as the product of runoff volume (m</w:t>
      </w:r>
      <w:r w:rsidDel="00000000" w:rsidR="00000000" w:rsidRPr="00000000">
        <w:rPr>
          <w:vertAlign w:val="superscript"/>
          <w:rtl w:val="0"/>
        </w:rPr>
        <w:t xml:space="preserve">3</w:t>
      </w:r>
      <w:r w:rsidDel="00000000" w:rsidR="00000000" w:rsidRPr="00000000">
        <w:rPr>
          <w:rtl w:val="0"/>
        </w:rPr>
        <w:t xml:space="preserve">/yr) and the event mean concentration (EMC) of a pollutant, in mg/L: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Loa</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m:t>
                </m:r>
              </m:sub>
            </m:sSub>
            <m:r>
              <w:rPr>
                <w:rFonts w:ascii="Cambria Math" w:cs="Cambria Math" w:eastAsia="Cambria Math" w:hAnsi="Cambria Math"/>
              </w:rPr>
              <m:t xml:space="preserve">=1000∙V</m:t>
            </m:r>
          </m:e>
          <m:sub>
            <m:r>
              <w:rPr>
                <w:rFonts w:ascii="Cambria Math" w:cs="Cambria Math" w:eastAsia="Cambria Math" w:hAnsi="Cambria Math"/>
              </w:rPr>
              <m:t xml:space="preserve">R,i</m:t>
            </m:r>
          </m:sub>
        </m:sSub>
        <m:r>
          <w:rPr>
            <w:rFonts w:ascii="Cambria Math" w:cs="Cambria Math" w:eastAsia="Cambria Math" w:hAnsi="Cambria Math"/>
          </w:rPr>
          <m:t xml:space="preserve">∙EMC</m:t>
        </m:r>
      </m:oMath>
      <w:r w:rsidDel="00000000" w:rsidR="00000000" w:rsidRPr="00000000">
        <w:rPr>
          <w:rtl w:val="0"/>
        </w:rPr>
      </w:r>
    </w:p>
    <w:p w:rsidR="00000000" w:rsidDel="00000000" w:rsidP="00000000" w:rsidRDefault="00000000" w:rsidRPr="00000000" w14:paraId="000000EE">
      <w:pPr>
        <w:jc w:val="right"/>
        <w:rPr/>
      </w:pPr>
      <w:r w:rsidDel="00000000" w:rsidR="00000000" w:rsidRPr="00000000">
        <w:rPr>
          <w:rtl w:val="0"/>
        </w:rPr>
        <w:tab/>
        <w:tab/>
        <w:tab/>
        <w:tab/>
        <w:tab/>
        <w:tab/>
        <w:t xml:space="preserve">[Eq. 2-5]</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EMCs for N and P are assigned to land use classes using the biophysical look-up table (Table 1).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should also be noted that users may add other stormwater pollutants (such as sediment, metals, or organic compounds) to the model by providing EMC values for those pollutants in the biophysical table.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rFonts w:ascii="Calibri" w:cs="Calibri" w:eastAsia="Calibri" w:hAnsi="Calibri"/>
          <w:color w:val="000000"/>
          <w:sz w:val="22"/>
          <w:szCs w:val="22"/>
          <w:rtl w:val="0"/>
        </w:rPr>
        <w:t xml:space="preserve">Valuation of stormwater retenti</w:t>
      </w:r>
      <w:sdt>
        <w:sdtPr>
          <w:tag w:val="goog_rdk_27"/>
        </w:sdtPr>
        <w:sdtContent>
          <w:commentRangeStart w:id="27"/>
        </w:sdtContent>
      </w:sdt>
      <w:r w:rsidDel="00000000" w:rsidR="00000000" w:rsidRPr="00000000">
        <w:rPr>
          <w:rFonts w:ascii="Calibri" w:cs="Calibri" w:eastAsia="Calibri" w:hAnsi="Calibri"/>
          <w:color w:val="000000"/>
          <w:sz w:val="22"/>
          <w:szCs w:val="22"/>
          <w:rtl w:val="0"/>
        </w:rPr>
        <w:t xml:space="preserve">on service (optional)</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review of the most c</w:t>
      </w:r>
      <w:commentRangeEnd w:id="27"/>
      <w:r w:rsidDel="00000000" w:rsidR="00000000" w:rsidRPr="00000000">
        <w:commentReference w:id="27"/>
      </w:r>
      <w:r w:rsidDel="00000000" w:rsidR="00000000" w:rsidRPr="00000000">
        <w:rPr>
          <w:rtl w:val="0"/>
        </w:rPr>
        <w:t xml:space="preserve">ommon valuation methods for the stormwater retention service can be found in a working paper by Sahl et al. (2015). If stormwater regulations exist, the user can assess the value of stormwater retention with the target retention volume as a reference. The economic value can be assessed if the average value of retention device ($/m</w:t>
      </w:r>
      <w:r w:rsidDel="00000000" w:rsidR="00000000" w:rsidRPr="00000000">
        <w:rPr>
          <w:vertAlign w:val="superscript"/>
          <w:rtl w:val="0"/>
        </w:rPr>
        <w:t xml:space="preserve">3</w:t>
      </w:r>
      <w:r w:rsidDel="00000000" w:rsidR="00000000" w:rsidRPr="00000000">
        <w:rPr>
          <w:rtl w:val="0"/>
        </w:rPr>
        <w:t xml:space="preserve">) is available.</w:t>
      </w:r>
    </w:p>
    <w:p w:rsidR="00000000" w:rsidDel="00000000" w:rsidP="00000000" w:rsidRDefault="00000000" w:rsidRPr="00000000" w14:paraId="000000F6">
      <w:pPr>
        <w:jc w:val="center"/>
        <w:rPr>
          <w:rFonts w:ascii="Cambria Math" w:cs="Cambria Math" w:eastAsia="Cambria Math" w:hAnsi="Cambria Math"/>
        </w:rPr>
      </w:pPr>
      <m:oMath>
        <m:r>
          <w:rPr>
            <w:rFonts w:ascii="Cambria Math" w:cs="Cambria Math" w:eastAsia="Cambria Math" w:hAnsi="Cambria Math"/>
          </w:rPr>
          <m:t xml:space="preserve">Retention.cost=PR×</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m:t>
            </m:r>
          </m:sub>
        </m:sSub>
      </m:oMath>
      <w:r w:rsidDel="00000000" w:rsidR="00000000" w:rsidRPr="00000000">
        <w:rPr>
          <w:rtl w:val="0"/>
        </w:rPr>
      </w:r>
    </w:p>
    <w:p w:rsidR="00000000" w:rsidDel="00000000" w:rsidP="00000000" w:rsidRDefault="00000000" w:rsidRPr="00000000" w14:paraId="000000F7">
      <w:pPr>
        <w:jc w:val="right"/>
        <w:rPr/>
      </w:pPr>
      <w:r w:rsidDel="00000000" w:rsidR="00000000" w:rsidRPr="00000000">
        <w:rPr>
          <w:rtl w:val="0"/>
        </w:rPr>
        <w:t xml:space="preserve">[Eq. 2-6]</w:t>
      </w:r>
    </w:p>
    <w:p w:rsidR="00000000" w:rsidDel="00000000" w:rsidP="00000000" w:rsidRDefault="00000000" w:rsidRPr="00000000" w14:paraId="000000F8">
      <w:pPr>
        <w:rPr/>
      </w:pPr>
      <w:r w:rsidDel="00000000" w:rsidR="00000000" w:rsidRPr="00000000">
        <w:rPr>
          <w:rtl w:val="0"/>
        </w:rPr>
        <w:t xml:space="preserve">Where PR is the replacement cost of stormwater retentio</w:t>
      </w:r>
      <w:sdt>
        <w:sdtPr>
          <w:tag w:val="goog_rdk_28"/>
        </w:sdtPr>
        <w:sdtContent>
          <w:commentRangeStart w:id="28"/>
        </w:sdtContent>
      </w:sdt>
      <w:r w:rsidDel="00000000" w:rsidR="00000000" w:rsidRPr="00000000">
        <w:rPr>
          <w:rtl w:val="0"/>
        </w:rPr>
        <w:t xml:space="preserve">n ($/m</w:t>
      </w:r>
      <w:r w:rsidDel="00000000" w:rsidR="00000000" w:rsidRPr="00000000">
        <w:rPr>
          <w:vertAlign w:val="superscript"/>
          <w:rtl w:val="0"/>
        </w:rPr>
        <w:t xml:space="preserve">3</w:t>
      </w:r>
      <w:r w:rsidDel="00000000" w:rsidR="00000000" w:rsidRPr="00000000">
        <w:rPr>
          <w:rtl w:val="0"/>
        </w:rPr>
        <w:t xml:space="preserve">). For exam</w:t>
      </w:r>
      <w:commentRangeEnd w:id="28"/>
      <w:r w:rsidDel="00000000" w:rsidR="00000000" w:rsidRPr="00000000">
        <w:commentReference w:id="28"/>
      </w:r>
      <w:r w:rsidDel="00000000" w:rsidR="00000000" w:rsidRPr="00000000">
        <w:rPr>
          <w:rtl w:val="0"/>
        </w:rPr>
        <w:t xml:space="preserve">ple, Simpson and McPherson (2007) estimate t</w:t>
      </w:r>
      <w:sdt>
        <w:sdtPr>
          <w:tag w:val="goog_rdk_29"/>
        </w:sdtPr>
        <w:sdtContent>
          <w:commentRangeStart w:id="29"/>
        </w:sdtContent>
      </w:sdt>
      <w:sdt>
        <w:sdtPr>
          <w:tag w:val="goog_rdk_30"/>
        </w:sdtPr>
        <w:sdtContent>
          <w:commentRangeStart w:id="30"/>
        </w:sdtContent>
      </w:sdt>
      <w:r w:rsidDel="00000000" w:rsidR="00000000" w:rsidRPr="00000000">
        <w:rPr>
          <w:rtl w:val="0"/>
        </w:rPr>
        <w:t xml:space="preserve">his to be $</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1.59/m</w:t>
      </w:r>
      <w:r w:rsidDel="00000000" w:rsidR="00000000" w:rsidRPr="00000000">
        <w:rPr>
          <w:vertAlign w:val="superscript"/>
          <w:rtl w:val="0"/>
        </w:rPr>
        <w:t xml:space="preserve">3</w:t>
      </w:r>
      <w:r w:rsidDel="00000000" w:rsidR="00000000" w:rsidRPr="00000000">
        <w:rPr>
          <w:rtl w:val="0"/>
        </w:rPr>
        <w:t xml:space="preserve"> for urban areas in the SF Bay Area.</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The model can output potential groundwater recharge volume (</w:t>
      </w:r>
      <w:r w:rsidDel="00000000" w:rsidR="00000000" w:rsidRPr="00000000">
        <w:rPr>
          <w:i w:val="1"/>
          <w:rtl w:val="0"/>
        </w:rPr>
        <w:t xml:space="preserve">V</w:t>
      </w:r>
      <w:r w:rsidDel="00000000" w:rsidR="00000000" w:rsidRPr="00000000">
        <w:rPr>
          <w:i w:val="1"/>
          <w:vertAlign w:val="subscript"/>
          <w:rtl w:val="0"/>
        </w:rPr>
        <w:t xml:space="preserve">inf</w:t>
      </w:r>
      <w:r w:rsidDel="00000000" w:rsidR="00000000" w:rsidRPr="00000000">
        <w:rPr>
          <w:vertAlign w:val="subscript"/>
          <w:rtl w:val="0"/>
        </w:rPr>
        <w:t xml:space="preserve"> </w:t>
      </w:r>
      <w:r w:rsidDel="00000000" w:rsidR="00000000" w:rsidRPr="00000000">
        <w:rPr>
          <w:rtl w:val="0"/>
        </w:rPr>
        <w:t xml:space="preserve">from Eq. 2-3), which may also serve as a valuation of retention. However, the model does not currently estimate the pollutant load associated with this recharge volume, as sub-surface transport and transformation of pollutants is not implemented in the model.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60" w:line="259" w:lineRule="auto"/>
        <w:ind w:firstLine="720"/>
        <w:rPr/>
      </w:pPr>
      <w:r w:rsidDel="00000000" w:rsidR="00000000" w:rsidRPr="00000000">
        <w:rPr>
          <w:rFonts w:ascii="Calibri" w:cs="Calibri" w:eastAsia="Calibri" w:hAnsi="Calibri"/>
          <w:color w:val="000000"/>
          <w:sz w:val="22"/>
          <w:szCs w:val="22"/>
          <w:rtl w:val="0"/>
        </w:rPr>
        <w:t xml:space="preserve">d) Aggregation at the watershed scale (optional)</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If users provide a watershed (or </w:t>
      </w:r>
      <w:sdt>
        <w:sdtPr>
          <w:tag w:val="goog_rdk_31"/>
        </w:sdtPr>
        <w:sdtContent>
          <w:commentRangeStart w:id="31"/>
        </w:sdtContent>
      </w:sdt>
      <w:sdt>
        <w:sdtPr>
          <w:tag w:val="goog_rdk_32"/>
        </w:sdtPr>
        <w:sdtContent>
          <w:commentRangeStart w:id="32"/>
        </w:sdtContent>
      </w:sdt>
      <w:sdt>
        <w:sdtPr>
          <w:tag w:val="goog_rdk_33"/>
        </w:sdtPr>
        <w:sdtContent>
          <w:commentRangeStart w:id="33"/>
        </w:sdtContent>
      </w:sdt>
      <w:r w:rsidDel="00000000" w:rsidR="00000000" w:rsidRPr="00000000">
        <w:rPr>
          <w:color w:val="000000"/>
          <w:rtl w:val="0"/>
        </w:rPr>
        <w:t xml:space="preserve">sewershed</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color w:val="000000"/>
          <w:rtl w:val="0"/>
        </w:rPr>
        <w:t xml:space="preserve">) shapefile, the model will aggregate the runoff and load rasters to compute:</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color w:val="000000"/>
          <w:rtl w:val="0"/>
        </w:rPr>
        <w:t xml:space="preserve">Average stormwater retention R (-) (average of R values, [Eq. 2-1])</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color w:val="000000"/>
          <w:rtl w:val="0"/>
        </w:rPr>
        <w:t xml:space="preserve">Total retention volume, </w:t>
      </w:r>
      <w:r w:rsidDel="00000000" w:rsidR="00000000" w:rsidRPr="00000000">
        <w:rPr>
          <w:i w:val="1"/>
          <w:color w:val="000000"/>
          <w:rtl w:val="0"/>
        </w:rPr>
        <w:t xml:space="preserve">V</w:t>
      </w:r>
      <w:r w:rsidDel="00000000" w:rsidR="00000000" w:rsidRPr="00000000">
        <w:rPr>
          <w:i w:val="1"/>
          <w:color w:val="000000"/>
          <w:vertAlign w:val="subscript"/>
          <w:rtl w:val="0"/>
        </w:rPr>
        <w:t xml:space="preserve">R</w:t>
      </w:r>
      <w:r w:rsidDel="00000000" w:rsidR="00000000" w:rsidRPr="00000000">
        <w:rPr>
          <w:color w:val="000000"/>
          <w:rtl w:val="0"/>
        </w:rPr>
        <w:t xml:space="preserve"> (m</w:t>
      </w:r>
      <w:r w:rsidDel="00000000" w:rsidR="00000000" w:rsidRPr="00000000">
        <w:rPr>
          <w:color w:val="000000"/>
          <w:vertAlign w:val="superscript"/>
          <w:rtl w:val="0"/>
        </w:rPr>
        <w:t xml:space="preserve">3</w:t>
      </w:r>
      <w:r w:rsidDel="00000000" w:rsidR="00000000" w:rsidRPr="00000000">
        <w:rPr>
          <w:color w:val="000000"/>
          <w:rtl w:val="0"/>
        </w:rPr>
        <w:t xml:space="preserve">) (sum of </w:t>
      </w:r>
      <w:r w:rsidDel="00000000" w:rsidR="00000000" w:rsidRPr="00000000">
        <w:rPr>
          <w:i w:val="1"/>
          <w:rtl w:val="0"/>
        </w:rPr>
        <w:t xml:space="preserve">V</w:t>
      </w:r>
      <w:r w:rsidDel="00000000" w:rsidR="00000000" w:rsidRPr="00000000">
        <w:rPr>
          <w:i w:val="1"/>
          <w:vertAlign w:val="subscript"/>
          <w:rtl w:val="0"/>
        </w:rPr>
        <w:t xml:space="preserve">R</w:t>
      </w:r>
      <w:r w:rsidDel="00000000" w:rsidR="00000000" w:rsidRPr="00000000">
        <w:rPr>
          <w:color w:val="000000"/>
          <w:rtl w:val="0"/>
        </w:rPr>
        <w:t xml:space="preserve"> values, [Eq. 2-2])</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color w:val="000000"/>
          <w:rtl w:val="0"/>
        </w:rPr>
        <w:t xml:space="preserve">Total load retained (</w:t>
      </w:r>
      <w:r w:rsidDel="00000000" w:rsidR="00000000" w:rsidRPr="00000000">
        <w:rPr>
          <w:rtl w:val="0"/>
        </w:rPr>
        <w:t xml:space="preserve">k</w:t>
      </w:r>
      <w:r w:rsidDel="00000000" w:rsidR="00000000" w:rsidRPr="00000000">
        <w:rPr>
          <w:color w:val="000000"/>
          <w:rtl w:val="0"/>
        </w:rPr>
        <w:t xml:space="preserve">g/yr) (sum of retained loads, [Eq. 2-5])</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rtl w:val="0"/>
        </w:rPr>
        <w:t xml:space="preserve">(Optional) </w:t>
      </w:r>
      <w:r w:rsidDel="00000000" w:rsidR="00000000" w:rsidRPr="00000000">
        <w:rPr>
          <w:color w:val="000000"/>
          <w:rtl w:val="0"/>
        </w:rPr>
        <w:t xml:space="preserve">Total potential recharge</w:t>
      </w:r>
      <w:r w:rsidDel="00000000" w:rsidR="00000000" w:rsidRPr="00000000">
        <w:rPr>
          <w:rtl w:val="0"/>
        </w:rPr>
        <w:t xml:space="preserve"> volume, </w:t>
      </w:r>
      <w:r w:rsidDel="00000000" w:rsidR="00000000" w:rsidRPr="00000000">
        <w:rPr>
          <w:i w:val="1"/>
          <w:rtl w:val="0"/>
        </w:rPr>
        <w:t xml:space="preserve">V</w:t>
      </w:r>
      <w:r w:rsidDel="00000000" w:rsidR="00000000" w:rsidRPr="00000000">
        <w:rPr>
          <w:i w:val="1"/>
          <w:vertAlign w:val="subscript"/>
          <w:rtl w:val="0"/>
        </w:rPr>
        <w:t xml:space="preserve">inf</w:t>
      </w:r>
      <w:r w:rsidDel="00000000" w:rsidR="00000000" w:rsidRPr="00000000">
        <w:rPr>
          <w:i w:val="1"/>
          <w:rtl w:val="0"/>
        </w:rPr>
        <w:t xml:space="preserve"> </w:t>
      </w:r>
      <w:r w:rsidDel="00000000" w:rsidR="00000000" w:rsidRPr="00000000">
        <w:rPr>
          <w:rtl w:val="0"/>
        </w:rPr>
        <w:t xml:space="preserve">(sum of recharge values, [Eq. 2-3])</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Total R</w:t>
      </w:r>
      <w:sdt>
        <w:sdtPr>
          <w:tag w:val="goog_rdk_34"/>
        </w:sdtPr>
        <w:sdtContent>
          <w:commentRangeStart w:id="34"/>
        </w:sdtContent>
      </w:sdt>
      <w:sdt>
        <w:sdtPr>
          <w:tag w:val="goog_rdk_35"/>
        </w:sdtPr>
        <w:sdtContent>
          <w:commentRangeStart w:id="35"/>
        </w:sdtContent>
      </w:sdt>
      <w:sdt>
        <w:sdtPr>
          <w:tag w:val="goog_rdk_36"/>
        </w:sdtPr>
        <w:sdtContent>
          <w:commentRangeStart w:id="3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eplacemen</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Cost ($) (sum of retention costs, Eq. 2.5)</w:t>
      </w: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259" w:lineRule="auto"/>
        <w:rPr>
          <w:b w:val="1"/>
        </w:rPr>
      </w:pPr>
      <w:r w:rsidDel="00000000" w:rsidR="00000000" w:rsidRPr="00000000">
        <w:rPr>
          <w:b w:val="1"/>
          <w:rtl w:val="0"/>
        </w:rPr>
        <w:t xml:space="preserve">Summary for software implementation:</w:t>
      </w:r>
    </w:p>
    <w:p w:rsidR="00000000" w:rsidDel="00000000" w:rsidP="00000000" w:rsidRDefault="00000000" w:rsidRPr="00000000" w14:paraId="00000105">
      <w:pPr>
        <w:rPr/>
      </w:pPr>
      <w:r w:rsidDel="00000000" w:rsidR="00000000" w:rsidRPr="00000000">
        <w:rPr>
          <w:rtl w:val="0"/>
        </w:rPr>
        <w:t xml:space="preserve">The logical flow of the model is a follows:</w:t>
      </w:r>
    </w:p>
    <w:p w:rsidR="00000000" w:rsidDel="00000000" w:rsidP="00000000" w:rsidRDefault="00000000" w:rsidRPr="00000000" w14:paraId="000001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layer “LULC x Soil Hydrologic Group” as a combination of the two separate layers</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the retention ratio raster (based on the LULC x Soil Hydrologic Group raster and the biophysical table). Optional: also create the infiltration ratio raster</w:t>
      </w:r>
      <w:r w:rsidDel="00000000" w:rsidR="00000000" w:rsidRPr="00000000">
        <w:rPr>
          <w:rtl w:val="0"/>
        </w:rPr>
      </w:r>
    </w:p>
    <w:p w:rsidR="00000000" w:rsidDel="00000000" w:rsidP="00000000" w:rsidRDefault="00000000" w:rsidRPr="00000000" w14:paraId="000001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the retention volume and retention value layers (based on the retention ratio raster and precipitation raster). Optional: also create the infiltration volume raster</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Aggregate results in the watershed shapefiles.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numPr>
          <w:ilvl w:val="0"/>
          <w:numId w:val="7"/>
        </w:numPr>
        <w:ind w:left="721" w:hanging="360"/>
        <w:rPr/>
      </w:pPr>
      <w:r w:rsidDel="00000000" w:rsidR="00000000" w:rsidRPr="00000000">
        <w:rPr>
          <w:rtl w:val="0"/>
        </w:rPr>
        <w:t xml:space="preserve">Summary of inputs</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1260"/>
        <w:gridCol w:w="5125"/>
        <w:tblGridChange w:id="0">
          <w:tblGrid>
            <w:gridCol w:w="2965"/>
            <w:gridCol w:w="1260"/>
            <w:gridCol w:w="5125"/>
          </w:tblGrid>
        </w:tblGridChange>
      </w:tblGrid>
      <w:tr>
        <w:tc>
          <w:tcPr/>
          <w:p w:rsidR="00000000" w:rsidDel="00000000" w:rsidP="00000000" w:rsidRDefault="00000000" w:rsidRPr="00000000" w14:paraId="0000010D">
            <w:pPr>
              <w:rPr>
                <w:b w:val="1"/>
              </w:rPr>
            </w:pPr>
            <w:r w:rsidDel="00000000" w:rsidR="00000000" w:rsidRPr="00000000">
              <w:rPr>
                <w:b w:val="1"/>
                <w:rtl w:val="0"/>
              </w:rPr>
              <w:t xml:space="preserve">Name</w:t>
            </w:r>
          </w:p>
        </w:tc>
        <w:tc>
          <w:tcPr/>
          <w:p w:rsidR="00000000" w:rsidDel="00000000" w:rsidP="00000000" w:rsidRDefault="00000000" w:rsidRPr="00000000" w14:paraId="0000010E">
            <w:pPr>
              <w:rPr>
                <w:b w:val="1"/>
              </w:rPr>
            </w:pPr>
            <w:r w:rsidDel="00000000" w:rsidR="00000000" w:rsidRPr="00000000">
              <w:rPr>
                <w:b w:val="1"/>
                <w:rtl w:val="0"/>
              </w:rPr>
              <w:t xml:space="preserve">Type</w:t>
            </w:r>
          </w:p>
        </w:tc>
        <w:tc>
          <w:tcPr/>
          <w:p w:rsidR="00000000" w:rsidDel="00000000" w:rsidP="00000000" w:rsidRDefault="00000000" w:rsidRPr="00000000" w14:paraId="0000010F">
            <w:pPr>
              <w:rPr>
                <w:b w:val="1"/>
              </w:rPr>
            </w:pPr>
            <w:r w:rsidDel="00000000" w:rsidR="00000000" w:rsidRPr="00000000">
              <w:rPr>
                <w:b w:val="1"/>
                <w:rtl w:val="0"/>
              </w:rPr>
              <w:t xml:space="preserve">Description</w:t>
            </w:r>
          </w:p>
        </w:tc>
      </w:tr>
      <w:tr>
        <w:tc>
          <w:tcPr/>
          <w:p w:rsidR="00000000" w:rsidDel="00000000" w:rsidP="00000000" w:rsidRDefault="00000000" w:rsidRPr="00000000" w14:paraId="00000110">
            <w:pPr>
              <w:rPr/>
            </w:pPr>
            <w:r w:rsidDel="00000000" w:rsidR="00000000" w:rsidRPr="00000000">
              <w:rPr>
                <w:rtl w:val="0"/>
              </w:rPr>
              <w:t xml:space="preserve">LULC</w:t>
            </w:r>
          </w:p>
        </w:tc>
        <w:tc>
          <w:tcPr/>
          <w:p w:rsidR="00000000" w:rsidDel="00000000" w:rsidP="00000000" w:rsidRDefault="00000000" w:rsidRPr="00000000" w14:paraId="00000111">
            <w:pPr>
              <w:rPr/>
            </w:pPr>
            <w:r w:rsidDel="00000000" w:rsidR="00000000" w:rsidRPr="00000000">
              <w:rPr>
                <w:rtl w:val="0"/>
              </w:rPr>
              <w:t xml:space="preserve">Raster</w:t>
            </w:r>
          </w:p>
        </w:tc>
        <w:tc>
          <w:tcPr/>
          <w:p w:rsidR="00000000" w:rsidDel="00000000" w:rsidP="00000000" w:rsidRDefault="00000000" w:rsidRPr="00000000" w14:paraId="00000112">
            <w:pPr>
              <w:rPr/>
            </w:pPr>
            <w:r w:rsidDel="00000000" w:rsidR="00000000" w:rsidRPr="00000000">
              <w:rPr>
                <w:rtl w:val="0"/>
              </w:rPr>
              <w:t xml:space="preserve">Land Use / Land Cover classification  </w:t>
            </w:r>
          </w:p>
        </w:tc>
      </w:tr>
      <w:tr>
        <w:tc>
          <w:tcPr/>
          <w:p w:rsidR="00000000" w:rsidDel="00000000" w:rsidP="00000000" w:rsidRDefault="00000000" w:rsidRPr="00000000" w14:paraId="00000113">
            <w:pPr>
              <w:rPr/>
            </w:pPr>
            <w:r w:rsidDel="00000000" w:rsidR="00000000" w:rsidRPr="00000000">
              <w:rPr>
                <w:rtl w:val="0"/>
              </w:rPr>
              <w:t xml:space="preserve">P </w:t>
            </w:r>
          </w:p>
        </w:tc>
        <w:tc>
          <w:tcPr/>
          <w:p w:rsidR="00000000" w:rsidDel="00000000" w:rsidP="00000000" w:rsidRDefault="00000000" w:rsidRPr="00000000" w14:paraId="00000114">
            <w:pPr>
              <w:rPr/>
            </w:pPr>
            <w:r w:rsidDel="00000000" w:rsidR="00000000" w:rsidRPr="00000000">
              <w:rPr>
                <w:rtl w:val="0"/>
              </w:rPr>
              <w:t xml:space="preserve">Raster</w:t>
            </w:r>
          </w:p>
        </w:tc>
        <w:tc>
          <w:tcPr/>
          <w:p w:rsidR="00000000" w:rsidDel="00000000" w:rsidP="00000000" w:rsidRDefault="00000000" w:rsidRPr="00000000" w14:paraId="00000115">
            <w:pPr>
              <w:rPr/>
            </w:pPr>
            <w:r w:rsidDel="00000000" w:rsidR="00000000" w:rsidRPr="00000000">
              <w:rPr>
                <w:rtl w:val="0"/>
              </w:rPr>
              <w:t xml:space="preserve">Annual precipitation, in mm/yr</w:t>
            </w:r>
          </w:p>
        </w:tc>
      </w:tr>
      <w:tr>
        <w:tc>
          <w:tcPr/>
          <w:p w:rsidR="00000000" w:rsidDel="00000000" w:rsidP="00000000" w:rsidRDefault="00000000" w:rsidRPr="00000000" w14:paraId="00000116">
            <w:pPr>
              <w:rPr/>
            </w:pPr>
            <w:r w:rsidDel="00000000" w:rsidR="00000000" w:rsidRPr="00000000">
              <w:rPr>
                <w:rtl w:val="0"/>
              </w:rPr>
              <w:t xml:space="preserve">Road Centerlines (optional)</w:t>
            </w:r>
          </w:p>
        </w:tc>
        <w:tc>
          <w:tcPr/>
          <w:p w:rsidR="00000000" w:rsidDel="00000000" w:rsidP="00000000" w:rsidRDefault="00000000" w:rsidRPr="00000000" w14:paraId="00000117">
            <w:pPr>
              <w:rPr/>
            </w:pPr>
            <w:r w:rsidDel="00000000" w:rsidR="00000000" w:rsidRPr="00000000">
              <w:rPr>
                <w:rtl w:val="0"/>
              </w:rPr>
              <w:t xml:space="preserve">Shapefile</w:t>
            </w:r>
          </w:p>
        </w:tc>
        <w:tc>
          <w:tcPr/>
          <w:p w:rsidR="00000000" w:rsidDel="00000000" w:rsidP="00000000" w:rsidRDefault="00000000" w:rsidRPr="00000000" w14:paraId="00000118">
            <w:pPr>
              <w:rPr/>
            </w:pPr>
            <w:r w:rsidDel="00000000" w:rsidR="00000000" w:rsidRPr="00000000">
              <w:rPr>
                <w:rtl w:val="0"/>
              </w:rPr>
              <w:t xml:space="preserve">Road centerlines, used to adjust retention coe</w:t>
            </w:r>
            <w:sdt>
              <w:sdtPr>
                <w:tag w:val="goog_rdk_37"/>
              </w:sdtPr>
              <w:sdtContent>
                <w:commentRangeStart w:id="37"/>
              </w:sdtContent>
            </w:sdt>
            <w:r w:rsidDel="00000000" w:rsidR="00000000" w:rsidRPr="00000000">
              <w:rPr>
                <w:rtl w:val="0"/>
              </w:rPr>
              <w:t xml:space="preserve">f</w:t>
            </w:r>
            <w:commentRangeEnd w:id="37"/>
            <w:r w:rsidDel="00000000" w:rsidR="00000000" w:rsidRPr="00000000">
              <w:commentReference w:id="37"/>
            </w:r>
            <w:r w:rsidDel="00000000" w:rsidR="00000000" w:rsidRPr="00000000">
              <w:rPr>
                <w:rtl w:val="0"/>
              </w:rPr>
              <w:t xml:space="preserve">ficient for pixels next to directly-connected impervious</w:t>
            </w:r>
          </w:p>
        </w:tc>
      </w:tr>
      <w:tr>
        <w:tc>
          <w:tcPr/>
          <w:p w:rsidR="00000000" w:rsidDel="00000000" w:rsidP="00000000" w:rsidRDefault="00000000" w:rsidRPr="00000000" w14:paraId="00000119">
            <w:pPr>
              <w:rPr/>
            </w:pPr>
            <w:r w:rsidDel="00000000" w:rsidR="00000000" w:rsidRPr="00000000">
              <w:rPr>
                <w:rtl w:val="0"/>
              </w:rPr>
              <w:t xml:space="preserve">Subwatershed or watershed of interest (optional)</w:t>
            </w:r>
          </w:p>
        </w:tc>
        <w:tc>
          <w:tcPr/>
          <w:p w:rsidR="00000000" w:rsidDel="00000000" w:rsidP="00000000" w:rsidRDefault="00000000" w:rsidRPr="00000000" w14:paraId="0000011A">
            <w:pPr>
              <w:rPr/>
            </w:pPr>
            <w:r w:rsidDel="00000000" w:rsidR="00000000" w:rsidRPr="00000000">
              <w:rPr>
                <w:rtl w:val="0"/>
              </w:rPr>
              <w:t xml:space="preserve">Shapefile</w:t>
            </w:r>
          </w:p>
        </w:tc>
        <w:tc>
          <w:tcPr/>
          <w:p w:rsidR="00000000" w:rsidDel="00000000" w:rsidP="00000000" w:rsidRDefault="00000000" w:rsidRPr="00000000" w14:paraId="0000011B">
            <w:pPr>
              <w:rPr/>
            </w:pPr>
            <w:r w:rsidDel="00000000" w:rsidR="00000000" w:rsidRPr="00000000">
              <w:rPr>
                <w:rtl w:val="0"/>
              </w:rPr>
              <w:t xml:space="preserve">Spatial units of interest (results will be aggregated at this scale). These can be obtained with DelineateIT</w:t>
            </w:r>
          </w:p>
        </w:tc>
      </w:tr>
      <w:tr>
        <w:tc>
          <w:tcPr/>
          <w:p w:rsidR="00000000" w:rsidDel="00000000" w:rsidP="00000000" w:rsidRDefault="00000000" w:rsidRPr="00000000" w14:paraId="0000011C">
            <w:pPr>
              <w:rPr/>
            </w:pPr>
            <w:r w:rsidDel="00000000" w:rsidR="00000000" w:rsidRPr="00000000">
              <w:rPr>
                <w:rtl w:val="0"/>
              </w:rPr>
              <w:t xml:space="preserve">Biophysical Table</w:t>
            </w:r>
          </w:p>
          <w:p w:rsidR="00000000" w:rsidDel="00000000" w:rsidP="00000000" w:rsidRDefault="00000000" w:rsidRPr="00000000" w14:paraId="0000011D">
            <w:pPr>
              <w:rPr/>
            </w:pPr>
            <w:r w:rsidDel="00000000" w:rsidR="00000000" w:rsidRPr="00000000">
              <w:rPr>
                <w:rtl w:val="0"/>
              </w:rPr>
              <w:t xml:space="preserve">(Example: Table 1)</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Decimals</w:t>
            </w:r>
          </w:p>
        </w:tc>
        <w:tc>
          <w:tcPr/>
          <w:p w:rsidR="00000000" w:rsidDel="00000000" w:rsidP="00000000" w:rsidRDefault="00000000" w:rsidRPr="00000000" w14:paraId="00000120">
            <w:pPr>
              <w:rPr/>
            </w:pPr>
            <w:r w:rsidDel="00000000" w:rsidR="00000000" w:rsidRPr="00000000">
              <w:rPr>
                <w:rtl w:val="0"/>
              </w:rPr>
              <w:t xml:space="preserve">Table with columns:</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rtl w:val="0"/>
              </w:rPr>
              <w:t xml:space="preserve">lucode: LULC code</w:t>
            </w:r>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RC_</w:t>
            </w:r>
            <w:sdt>
              <w:sdtPr>
                <w:tag w:val="goog_rdk_38"/>
              </w:sdtPr>
              <w:sdtContent>
                <w:commentRangeStart w:id="38"/>
              </w:sdtContent>
            </w:sdt>
            <w:sdt>
              <w:sdtPr>
                <w:tag w:val="goog_rdk_39"/>
              </w:sdtPr>
              <w:sdtContent>
                <w:commentRangeStart w:id="39"/>
              </w:sdtContent>
            </w:sdt>
            <w:r w:rsidDel="00000000" w:rsidR="00000000" w:rsidRPr="00000000">
              <w:rPr>
                <w:rtl w:val="0"/>
              </w:rPr>
              <w:t xml:space="preserve">A,…,RC_D: </w:t>
            </w:r>
            <w:r w:rsidDel="00000000" w:rsidR="00000000" w:rsidRPr="00000000">
              <w:rPr>
                <w:color w:val="000000"/>
                <w:rtl w:val="0"/>
              </w:rPr>
              <w:t xml:space="preserve">runoff coefficients (adime</w:t>
            </w:r>
            <w:commentRangeEnd w:id="38"/>
            <w:r w:rsidDel="00000000" w:rsidR="00000000" w:rsidRPr="00000000">
              <w:commentReference w:id="38"/>
            </w:r>
            <w:commentRangeEnd w:id="39"/>
            <w:r w:rsidDel="00000000" w:rsidR="00000000" w:rsidRPr="00000000">
              <w:commentReference w:id="39"/>
            </w:r>
            <w:r w:rsidDel="00000000" w:rsidR="00000000" w:rsidRPr="00000000">
              <w:rPr>
                <w:color w:val="000000"/>
                <w:rtl w:val="0"/>
              </w:rPr>
              <w:t xml:space="preserve">nsional) corresponding to the LULC type and soil group A, …., D</w:t>
            </w:r>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IR_A, …, IR_D (optional): </w:t>
            </w:r>
            <w:r w:rsidDel="00000000" w:rsidR="00000000" w:rsidRPr="00000000">
              <w:rPr>
                <w:color w:val="000000"/>
                <w:rtl w:val="0"/>
              </w:rPr>
              <w:t xml:space="preserve">infiltration ratios (adimensional), corresponding to the LULC type and soil group A, …, D</w:t>
            </w:r>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color w:val="000000"/>
                <w:rtl w:val="0"/>
              </w:rPr>
              <w:t xml:space="preserve">EMC_N, (and EMC_P, optional): Event mean concentration (mg/L) for </w:t>
            </w:r>
            <w:r w:rsidDel="00000000" w:rsidR="00000000" w:rsidRPr="00000000">
              <w:rPr>
                <w:rtl w:val="0"/>
              </w:rPr>
              <w:t xml:space="preserve">each</w:t>
            </w:r>
            <w:r w:rsidDel="00000000" w:rsidR="00000000" w:rsidRPr="00000000">
              <w:rPr>
                <w:color w:val="000000"/>
                <w:rtl w:val="0"/>
              </w:rPr>
              <w:t xml:space="preserve"> pollutant (N or P); </w:t>
            </w:r>
            <w:r w:rsidDel="00000000" w:rsidR="00000000" w:rsidRPr="00000000">
              <w:rPr>
                <w:rtl w:val="0"/>
              </w:rPr>
              <w:t xml:space="preserve">Default values for Nitrogen and Phosphorus are specified from the U.S. NSQD (bmpdatabase.org/nsqd.html) and other references (see Section 2.5)</w:t>
            </w:r>
          </w:p>
        </w:tc>
      </w:tr>
      <w:tr>
        <w:tc>
          <w:tcPr/>
          <w:p w:rsidR="00000000" w:rsidDel="00000000" w:rsidP="00000000" w:rsidRDefault="00000000" w:rsidRPr="00000000" w14:paraId="00000125">
            <w:pPr>
              <w:rPr/>
            </w:pPr>
            <w:r w:rsidDel="00000000" w:rsidR="00000000" w:rsidRPr="00000000">
              <w:rPr>
                <w:rtl w:val="0"/>
              </w:rPr>
              <w:t xml:space="preserve">Soil hydrologic group</w:t>
            </w:r>
          </w:p>
        </w:tc>
        <w:tc>
          <w:tcPr/>
          <w:p w:rsidR="00000000" w:rsidDel="00000000" w:rsidP="00000000" w:rsidRDefault="00000000" w:rsidRPr="00000000" w14:paraId="00000126">
            <w:pPr>
              <w:rPr/>
            </w:pPr>
            <w:r w:rsidDel="00000000" w:rsidR="00000000" w:rsidRPr="00000000">
              <w:rPr>
                <w:rtl w:val="0"/>
              </w:rPr>
              <w:t xml:space="preserve">Raster</w:t>
            </w:r>
          </w:p>
        </w:tc>
        <w:tc>
          <w:tcPr/>
          <w:p w:rsidR="00000000" w:rsidDel="00000000" w:rsidP="00000000" w:rsidRDefault="00000000" w:rsidRPr="00000000" w14:paraId="00000127">
            <w:pPr>
              <w:rPr/>
            </w:pPr>
            <w:r w:rsidDel="00000000" w:rsidR="00000000" w:rsidRPr="00000000">
              <w:rPr>
                <w:rtl w:val="0"/>
              </w:rPr>
              <w:t xml:space="preserve">Raster with values equal to 1, 2, 3, 4, corresponding to soil hydrologic group A, B, C, or D, respectively (i.e., high infiltration capacity to minimal infiltration capacity). </w:t>
            </w:r>
          </w:p>
          <w:p w:rsidR="00000000" w:rsidDel="00000000" w:rsidP="00000000" w:rsidRDefault="00000000" w:rsidRPr="00000000" w14:paraId="00000128">
            <w:pPr>
              <w:rPr/>
            </w:pPr>
            <w:r w:rsidDel="00000000" w:rsidR="00000000" w:rsidRPr="00000000">
              <w:rPr>
                <w:rtl w:val="0"/>
              </w:rPr>
              <w:t xml:space="preserve">Potential source: https://daac.ornl.gov/SOILS/guides/Global_Hydrologic_Soil_Group.html</w:t>
            </w:r>
          </w:p>
        </w:tc>
      </w:tr>
      <w:tr>
        <w:tc>
          <w:tcPr/>
          <w:p w:rsidR="00000000" w:rsidDel="00000000" w:rsidP="00000000" w:rsidRDefault="00000000" w:rsidRPr="00000000" w14:paraId="00000129">
            <w:pPr>
              <w:rPr/>
            </w:pPr>
            <w:r w:rsidDel="00000000" w:rsidR="00000000" w:rsidRPr="00000000">
              <w:rPr>
                <w:rtl w:val="0"/>
              </w:rPr>
              <w:t xml:space="preserve">Replacement cost, PR</w:t>
            </w:r>
            <w:sdt>
              <w:sdtPr>
                <w:tag w:val="goog_rdk_40"/>
              </w:sdtPr>
              <w:sdtContent>
                <w:ins w:author="Rebecca Chaplin-Kramer" w:id="0" w:date="2021-02-09T18:34:33Z">
                  <w:r w:rsidDel="00000000" w:rsidR="00000000" w:rsidRPr="00000000">
                    <w:rPr>
                      <w:rtl w:val="0"/>
                    </w:rPr>
                    <w:t xml:space="preserve"> (optional)</w:t>
                  </w:r>
                </w:ins>
              </w:sdtContent>
            </w:sdt>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Decimal</w:t>
            </w:r>
          </w:p>
        </w:tc>
        <w:tc>
          <w:tcPr/>
          <w:p w:rsidR="00000000" w:rsidDel="00000000" w:rsidP="00000000" w:rsidRDefault="00000000" w:rsidRPr="00000000" w14:paraId="0000012B">
            <w:pPr>
              <w:rPr/>
            </w:pPr>
            <w:r w:rsidDel="00000000" w:rsidR="00000000" w:rsidRPr="00000000">
              <w:rPr>
                <w:rtl w:val="0"/>
              </w:rPr>
              <w:t xml:space="preserve">Average cost of a stormwater retention device (e.g. retention pond</w:t>
            </w:r>
            <w:sdt>
              <w:sdtPr>
                <w:tag w:val="goog_rdk_41"/>
              </w:sdtPr>
              <w:sdtContent>
                <w:commentRangeStart w:id="40"/>
              </w:sdtContent>
            </w:sdt>
            <w:sdt>
              <w:sdtPr>
                <w:tag w:val="goog_rdk_42"/>
              </w:sdtPr>
              <w:sdtContent>
                <w:commentRangeStart w:id="41"/>
              </w:sdtContent>
            </w:sdt>
            <w:sdt>
              <w:sdtPr>
                <w:tag w:val="goog_rdk_43"/>
              </w:sdtPr>
              <w:sdtContent>
                <w:commentRangeStart w:id="42"/>
              </w:sdtContent>
            </w:sdt>
            <w:r w:rsidDel="00000000" w:rsidR="00000000" w:rsidRPr="00000000">
              <w:rPr>
                <w:rtl w:val="0"/>
              </w:rPr>
              <w:t xml:space="preserve">), in $/m3. </w:t>
            </w:r>
            <w:r w:rsidDel="00000000" w:rsidR="00000000" w:rsidRPr="00000000">
              <w:rPr>
                <w:color w:val="000000"/>
                <w:rtl w:val="0"/>
              </w:rPr>
              <w:t xml:space="preserve">Available from national</w:t>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color w:val="000000"/>
                <w:rtl w:val="0"/>
              </w:rPr>
              <w:t xml:space="preserve"> or re</w:t>
            </w:r>
            <w:sdt>
              <w:sdtPr>
                <w:tag w:val="goog_rdk_44"/>
              </w:sdtPr>
              <w:sdtContent>
                <w:commentRangeStart w:id="43"/>
              </w:sdtContent>
            </w:sdt>
            <w:r w:rsidDel="00000000" w:rsidR="00000000" w:rsidRPr="00000000">
              <w:rPr>
                <w:color w:val="000000"/>
                <w:rtl w:val="0"/>
              </w:rPr>
              <w:t xml:space="preserve">gional stud</w:t>
            </w:r>
            <w:commentRangeEnd w:id="43"/>
            <w:r w:rsidDel="00000000" w:rsidR="00000000" w:rsidRPr="00000000">
              <w:commentReference w:id="43"/>
            </w:r>
            <w:r w:rsidDel="00000000" w:rsidR="00000000" w:rsidRPr="00000000">
              <w:rPr>
                <w:color w:val="000000"/>
                <w:rtl w:val="0"/>
              </w:rPr>
              <w:t xml:space="preserve">ies (e.g. EPA report for the US: https://www3.epa.gov/npdes/pubs/usw_d.pdf)</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Representative value of $1.59 USD/m</w:t>
            </w:r>
            <w:r w:rsidDel="00000000" w:rsidR="00000000" w:rsidRPr="00000000">
              <w:rPr>
                <w:vertAlign w:val="superscript"/>
                <w:rtl w:val="0"/>
              </w:rPr>
              <w:t xml:space="preserve">3</w:t>
            </w:r>
            <w:r w:rsidDel="00000000" w:rsidR="00000000" w:rsidRPr="00000000">
              <w:rPr>
                <w:rtl w:val="0"/>
              </w:rPr>
              <w:t xml:space="preserve"> from Simpson and McPherson (2007). </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numPr>
          <w:ilvl w:val="0"/>
          <w:numId w:val="7"/>
        </w:numPr>
        <w:ind w:left="721" w:hanging="360"/>
        <w:rPr/>
      </w:pPr>
      <w:r w:rsidDel="00000000" w:rsidR="00000000" w:rsidRPr="00000000">
        <w:rPr>
          <w:rtl w:val="0"/>
        </w:rPr>
        <w:t xml:space="preserve">Summary of outputs</w:t>
      </w:r>
    </w:p>
    <w:tbl>
      <w:tblPr>
        <w:tblStyle w:val="Table3"/>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5"/>
        <w:gridCol w:w="1350"/>
        <w:gridCol w:w="5215"/>
        <w:tblGridChange w:id="0">
          <w:tblGrid>
            <w:gridCol w:w="2785"/>
            <w:gridCol w:w="1350"/>
            <w:gridCol w:w="5215"/>
          </w:tblGrid>
        </w:tblGridChange>
      </w:tblGrid>
      <w:tr>
        <w:tc>
          <w:tcPr/>
          <w:p w:rsidR="00000000" w:rsidDel="00000000" w:rsidP="00000000" w:rsidRDefault="00000000" w:rsidRPr="00000000" w14:paraId="00000131">
            <w:pPr>
              <w:rPr>
                <w:b w:val="1"/>
              </w:rPr>
            </w:pPr>
            <w:r w:rsidDel="00000000" w:rsidR="00000000" w:rsidRPr="00000000">
              <w:rPr>
                <w:b w:val="1"/>
                <w:rtl w:val="0"/>
              </w:rPr>
              <w:t xml:space="preserve">Name</w:t>
            </w:r>
          </w:p>
        </w:tc>
        <w:tc>
          <w:tcPr/>
          <w:p w:rsidR="00000000" w:rsidDel="00000000" w:rsidP="00000000" w:rsidRDefault="00000000" w:rsidRPr="00000000" w14:paraId="00000132">
            <w:pPr>
              <w:rPr>
                <w:b w:val="1"/>
              </w:rPr>
            </w:pPr>
            <w:r w:rsidDel="00000000" w:rsidR="00000000" w:rsidRPr="00000000">
              <w:rPr>
                <w:b w:val="1"/>
                <w:rtl w:val="0"/>
              </w:rPr>
              <w:t xml:space="preserve">Type</w:t>
            </w:r>
          </w:p>
        </w:tc>
        <w:tc>
          <w:tcPr/>
          <w:p w:rsidR="00000000" w:rsidDel="00000000" w:rsidP="00000000" w:rsidRDefault="00000000" w:rsidRPr="00000000" w14:paraId="00000133">
            <w:pPr>
              <w:rPr>
                <w:b w:val="1"/>
              </w:rPr>
            </w:pPr>
            <w:r w:rsidDel="00000000" w:rsidR="00000000" w:rsidRPr="00000000">
              <w:rPr>
                <w:b w:val="1"/>
                <w:rtl w:val="0"/>
              </w:rPr>
              <w:t xml:space="preserve">Description</w:t>
            </w:r>
          </w:p>
        </w:tc>
      </w:tr>
      <w:tr>
        <w:tc>
          <w:tcPr/>
          <w:p w:rsidR="00000000" w:rsidDel="00000000" w:rsidP="00000000" w:rsidRDefault="00000000" w:rsidRPr="00000000" w14:paraId="00000134">
            <w:pPr>
              <w:rPr/>
            </w:pPr>
            <w:r w:rsidDel="00000000" w:rsidR="00000000" w:rsidRPr="00000000">
              <w:rPr>
                <w:rtl w:val="0"/>
              </w:rPr>
              <w:t xml:space="preserve">Stormwater retention</w:t>
            </w:r>
          </w:p>
        </w:tc>
        <w:tc>
          <w:tcPr/>
          <w:p w:rsidR="00000000" w:rsidDel="00000000" w:rsidP="00000000" w:rsidRDefault="00000000" w:rsidRPr="00000000" w14:paraId="00000135">
            <w:pPr>
              <w:rPr/>
            </w:pPr>
            <w:r w:rsidDel="00000000" w:rsidR="00000000" w:rsidRPr="00000000">
              <w:rPr>
                <w:rtl w:val="0"/>
              </w:rPr>
              <w:t xml:space="preserve">Raster</w:t>
            </w:r>
          </w:p>
        </w:tc>
        <w:tc>
          <w:tcPr/>
          <w:p w:rsidR="00000000" w:rsidDel="00000000" w:rsidP="00000000" w:rsidRDefault="00000000" w:rsidRPr="00000000" w14:paraId="00000136">
            <w:pPr>
              <w:rPr/>
            </w:pPr>
            <w:r w:rsidDel="00000000" w:rsidR="00000000" w:rsidRPr="00000000">
              <w:rPr>
                <w:rtl w:val="0"/>
              </w:rPr>
              <w:t xml:space="preserve">Value of stormwater retention R</w:t>
            </w:r>
          </w:p>
        </w:tc>
      </w:tr>
      <w:tr>
        <w:tc>
          <w:tcPr/>
          <w:p w:rsidR="00000000" w:rsidDel="00000000" w:rsidP="00000000" w:rsidRDefault="00000000" w:rsidRPr="00000000" w14:paraId="00000137">
            <w:pPr>
              <w:rPr/>
            </w:pPr>
            <w:r w:rsidDel="00000000" w:rsidR="00000000" w:rsidRPr="00000000">
              <w:rPr>
                <w:rtl w:val="0"/>
              </w:rPr>
              <w:t xml:space="preserve">Pollut</w:t>
            </w:r>
            <w:sdt>
              <w:sdtPr>
                <w:tag w:val="goog_rdk_45"/>
              </w:sdtPr>
              <w:sdtContent>
                <w:commentRangeStart w:id="44"/>
              </w:sdtContent>
            </w:sdt>
            <w:sdt>
              <w:sdtPr>
                <w:tag w:val="goog_rdk_46"/>
              </w:sdtPr>
              <w:sdtContent>
                <w:commentRangeStart w:id="45"/>
              </w:sdtContent>
            </w:sdt>
            <w:r w:rsidDel="00000000" w:rsidR="00000000" w:rsidRPr="00000000">
              <w:rPr>
                <w:rtl w:val="0"/>
              </w:rPr>
              <w:t xml:space="preserve">ant load</w:t>
            </w:r>
          </w:p>
        </w:tc>
        <w:tc>
          <w:tcPr/>
          <w:p w:rsidR="00000000" w:rsidDel="00000000" w:rsidP="00000000" w:rsidRDefault="00000000" w:rsidRPr="00000000" w14:paraId="00000138">
            <w:pPr>
              <w:rPr/>
            </w:pPr>
            <w:r w:rsidDel="00000000" w:rsidR="00000000" w:rsidRPr="00000000">
              <w:rPr>
                <w:rtl w:val="0"/>
              </w:rPr>
              <w:t xml:space="preserve">Raster</w:t>
            </w:r>
          </w:p>
        </w:tc>
        <w:tc>
          <w:tcPr/>
          <w:p w:rsidR="00000000" w:rsidDel="00000000" w:rsidP="00000000" w:rsidRDefault="00000000" w:rsidRPr="00000000" w14:paraId="00000139">
            <w:pPr>
              <w:rPr/>
            </w:pPr>
            <w:r w:rsidDel="00000000" w:rsidR="00000000" w:rsidRPr="00000000">
              <w:rPr>
                <w:rtl w:val="0"/>
              </w:rPr>
              <w:t xml:space="preserve">Value of pollutant load (kg/yr)</w:t>
            </w:r>
          </w:p>
        </w:tc>
      </w:tr>
      <w:tr>
        <w:tc>
          <w:tcPr/>
          <w:p w:rsidR="00000000" w:rsidDel="00000000" w:rsidP="00000000" w:rsidRDefault="00000000" w:rsidRPr="00000000" w14:paraId="0000013A">
            <w:pPr>
              <w:rPr/>
            </w:pPr>
            <w:r w:rsidDel="00000000" w:rsidR="00000000" w:rsidRPr="00000000">
              <w:rPr>
                <w:rtl w:val="0"/>
              </w:rPr>
              <w:t xml:space="preserve">Aggregated model results</w:t>
            </w:r>
            <w:sdt>
              <w:sdtPr>
                <w:tag w:val="goog_rdk_47"/>
              </w:sdtPr>
              <w:sdtContent>
                <w:ins w:author="Rebecca Chaplin-Kramer" w:id="1" w:date="2021-02-09T18:35:03Z">
                  <w:r w:rsidDel="00000000" w:rsidR="00000000" w:rsidRPr="00000000">
                    <w:rPr>
                      <w:rtl w:val="0"/>
                    </w:rPr>
                    <w:t xml:space="preserve"> (op</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t xml:space="preserve">tional, if w</w:t>
                  </w:r>
                </w:ins>
                <w:sdt>
                  <w:sdtPr>
                    <w:tag w:val="goog_rdk_48"/>
                  </w:sdtPr>
                  <w:sdtContent>
                    <w:commentRangeStart w:id="46"/>
                  </w:sdtContent>
                </w:sdt>
                <w:ins w:author="Rebecca Chaplin-Kramer" w:id="1" w:date="2021-02-09T18:35:03Z">
                  <w:sdt>
                    <w:sdtPr>
                      <w:tag w:val="goog_rdk_49"/>
                    </w:sdtPr>
                    <w:sdtContent>
                      <w:commentRangeStart w:id="47"/>
                    </w:sdtContent>
                  </w:sdt>
                  <w:sdt>
                    <w:sdtPr>
                      <w:tag w:val="goog_rdk_50"/>
                    </w:sdtPr>
                    <w:sdtContent>
                      <w:commentRangeStart w:id="48"/>
                    </w:sdtContent>
                  </w:sdt>
                  <w:r w:rsidDel="00000000" w:rsidR="00000000" w:rsidRPr="00000000">
                    <w:rPr>
                      <w:rtl w:val="0"/>
                    </w:rPr>
                    <w:t xml:space="preserve">atershed/ sewershed shapefile</w:t>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t xml:space="preserve"> provided as input)</w:t>
                  </w:r>
                </w:ins>
              </w:sdtContent>
            </w:sdt>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Shapefile</w:t>
            </w:r>
          </w:p>
        </w:tc>
        <w:tc>
          <w:tcPr/>
          <w:p w:rsidR="00000000" w:rsidDel="00000000" w:rsidP="00000000" w:rsidRDefault="00000000" w:rsidRPr="00000000" w14:paraId="0000013C">
            <w:pPr>
              <w:rPr/>
            </w:pPr>
            <w:r w:rsidDel="00000000" w:rsidR="00000000" w:rsidRPr="00000000">
              <w:rPr>
                <w:rtl w:val="0"/>
              </w:rPr>
              <w:t xml:space="preserve">Per watershed or s</w:t>
            </w:r>
            <w:sdt>
              <w:sdtPr>
                <w:tag w:val="goog_rdk_51"/>
              </w:sdtPr>
              <w:sdtContent>
                <w:commentRangeStart w:id="49"/>
              </w:sdtContent>
            </w:sdt>
            <w:r w:rsidDel="00000000" w:rsidR="00000000" w:rsidRPr="00000000">
              <w:rPr>
                <w:rtl w:val="0"/>
              </w:rPr>
              <w:t xml:space="preserve">ewers</w:t>
            </w:r>
            <w:commentRangeEnd w:id="49"/>
            <w:r w:rsidDel="00000000" w:rsidR="00000000" w:rsidRPr="00000000">
              <w:commentReference w:id="49"/>
            </w:r>
            <w:r w:rsidDel="00000000" w:rsidR="00000000" w:rsidRPr="00000000">
              <w:rPr>
                <w:rtl w:val="0"/>
              </w:rPr>
              <w:t xml:space="preserve">hed:</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color w:val="000000"/>
                <w:rtl w:val="0"/>
              </w:rPr>
              <w:t xml:space="preserve">Average stormwater retention R (-) </w:t>
              <w:br w:type="textWrapping"/>
              <w:t xml:space="preserve">[Eq. 2-1]</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color w:val="000000"/>
                <w:rtl w:val="0"/>
              </w:rPr>
              <w:t xml:space="preserve">Total retention volume, </w:t>
            </w:r>
            <w:r w:rsidDel="00000000" w:rsidR="00000000" w:rsidRPr="00000000">
              <w:rPr>
                <w:i w:val="1"/>
                <w:color w:val="000000"/>
                <w:rtl w:val="0"/>
              </w:rPr>
              <w:t xml:space="preserve">V</w:t>
            </w:r>
            <w:r w:rsidDel="00000000" w:rsidR="00000000" w:rsidRPr="00000000">
              <w:rPr>
                <w:i w:val="1"/>
                <w:color w:val="000000"/>
                <w:vertAlign w:val="subscript"/>
                <w:rtl w:val="0"/>
              </w:rPr>
              <w:t xml:space="preserve">R</w:t>
            </w:r>
            <w:r w:rsidDel="00000000" w:rsidR="00000000" w:rsidRPr="00000000">
              <w:rPr>
                <w:color w:val="000000"/>
                <w:rtl w:val="0"/>
              </w:rPr>
              <w:t xml:space="preserve"> (m</w:t>
            </w:r>
            <w:r w:rsidDel="00000000" w:rsidR="00000000" w:rsidRPr="00000000">
              <w:rPr>
                <w:color w:val="000000"/>
                <w:vertAlign w:val="superscript"/>
                <w:rtl w:val="0"/>
              </w:rPr>
              <w:t xml:space="preserve">3</w:t>
            </w:r>
            <w:r w:rsidDel="00000000" w:rsidR="00000000" w:rsidRPr="00000000">
              <w:rPr>
                <w:color w:val="000000"/>
                <w:rtl w:val="0"/>
              </w:rPr>
              <w:t xml:space="preserve">/yr) </w:t>
              <w:br w:type="textWrapping"/>
              <w:t xml:space="preserve">[Eq. 2-2]</w:t>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color w:val="000000"/>
                <w:rtl w:val="0"/>
              </w:rPr>
              <w:t xml:space="preserve">Total load retained (</w:t>
            </w:r>
            <w:r w:rsidDel="00000000" w:rsidR="00000000" w:rsidRPr="00000000">
              <w:rPr>
                <w:rtl w:val="0"/>
              </w:rPr>
              <w:t xml:space="preserve">k</w:t>
            </w:r>
            <w:r w:rsidDel="00000000" w:rsidR="00000000" w:rsidRPr="00000000">
              <w:rPr>
                <w:color w:val="000000"/>
                <w:rtl w:val="0"/>
              </w:rPr>
              <w:t xml:space="preserve">g/yr) </w:t>
              <w:br w:type="textWrapping"/>
              <w:t xml:space="preserve">[Eq. 2-5]</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rtl w:val="0"/>
              </w:rPr>
              <w:t xml:space="preserve">(Optional) </w:t>
            </w:r>
            <w:r w:rsidDel="00000000" w:rsidR="00000000" w:rsidRPr="00000000">
              <w:rPr>
                <w:color w:val="000000"/>
                <w:rtl w:val="0"/>
              </w:rPr>
              <w:t xml:space="preserve">Total potential rech</w:t>
            </w:r>
            <w:sdt>
              <w:sdtPr>
                <w:tag w:val="goog_rdk_52"/>
              </w:sdtPr>
              <w:sdtContent>
                <w:commentRangeStart w:id="50"/>
              </w:sdtContent>
            </w:sdt>
            <w:sdt>
              <w:sdtPr>
                <w:tag w:val="goog_rdk_53"/>
              </w:sdtPr>
              <w:sdtContent>
                <w:commentRangeStart w:id="51"/>
              </w:sdtContent>
            </w:sdt>
            <w:r w:rsidDel="00000000" w:rsidR="00000000" w:rsidRPr="00000000">
              <w:rPr>
                <w:color w:val="000000"/>
                <w:rtl w:val="0"/>
              </w:rPr>
              <w:t xml:space="preserve">arge</w:t>
            </w:r>
            <w:r w:rsidDel="00000000" w:rsidR="00000000" w:rsidRPr="00000000">
              <w:rPr>
                <w:rtl w:val="0"/>
              </w:rPr>
              <w:t xml:space="preserve"> volume, </w:t>
            </w:r>
            <w:r w:rsidDel="00000000" w:rsidR="00000000" w:rsidRPr="00000000">
              <w:rPr>
                <w:i w:val="1"/>
                <w:rtl w:val="0"/>
              </w:rPr>
              <w:t xml:space="preserve">V</w:t>
            </w:r>
            <w:r w:rsidDel="00000000" w:rsidR="00000000" w:rsidRPr="00000000">
              <w:rPr>
                <w:i w:val="1"/>
                <w:vertAlign w:val="subscript"/>
                <w:rtl w:val="0"/>
              </w:rPr>
              <w:t xml:space="preserve">inf</w:t>
            </w:r>
            <w:r w:rsidDel="00000000" w:rsidR="00000000" w:rsidRPr="00000000">
              <w:rPr>
                <w:i w:val="1"/>
                <w:rtl w:val="0"/>
              </w:rPr>
              <w:t xml:space="preserve"> </w:t>
            </w:r>
            <w:r w:rsidDel="00000000" w:rsidR="00000000" w:rsidRPr="00000000">
              <w:rPr>
                <w:color w:val="000000"/>
                <w:rtl w:val="0"/>
              </w:rPr>
              <w:t xml:space="preserve">(</w:t>
            </w:r>
            <w:commentRangeEnd w:id="50"/>
            <w:r w:rsidDel="00000000" w:rsidR="00000000" w:rsidRPr="00000000">
              <w:commentReference w:id="50"/>
            </w:r>
            <w:commentRangeEnd w:id="51"/>
            <w:r w:rsidDel="00000000" w:rsidR="00000000" w:rsidRPr="00000000">
              <w:commentReference w:id="51"/>
            </w:r>
            <w:r w:rsidDel="00000000" w:rsidR="00000000" w:rsidRPr="00000000">
              <w:rPr>
                <w:color w:val="000000"/>
                <w:rtl w:val="0"/>
              </w:rPr>
              <w:t xml:space="preserve">m</w:t>
            </w:r>
            <w:r w:rsidDel="00000000" w:rsidR="00000000" w:rsidRPr="00000000">
              <w:rPr>
                <w:color w:val="000000"/>
                <w:vertAlign w:val="superscript"/>
                <w:rtl w:val="0"/>
              </w:rPr>
              <w:t xml:space="preserve">3</w:t>
            </w:r>
            <w:r w:rsidDel="00000000" w:rsidR="00000000" w:rsidRPr="00000000">
              <w:rPr>
                <w:color w:val="000000"/>
                <w:rtl w:val="0"/>
              </w:rPr>
              <w:t xml:space="preserve">/yr)</w:t>
            </w:r>
            <w:r w:rsidDel="00000000" w:rsidR="00000000" w:rsidRPr="00000000">
              <w:rPr>
                <w:i w:val="1"/>
                <w:rtl w:val="0"/>
              </w:rPr>
              <w:br w:type="textWrapping"/>
            </w:r>
            <w:r w:rsidDel="00000000" w:rsidR="00000000" w:rsidRPr="00000000">
              <w:rPr>
                <w:rtl w:val="0"/>
              </w:rPr>
              <w:t xml:space="preserve">[Eq. 2-3]</w:t>
            </w:r>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color w:val="000000"/>
                <w:rtl w:val="0"/>
              </w:rPr>
              <w:t xml:space="preserve">(Optional) Total Replacement </w:t>
            </w:r>
            <w:r w:rsidDel="00000000" w:rsidR="00000000" w:rsidRPr="00000000">
              <w:rPr>
                <w:rtl w:val="0"/>
              </w:rPr>
              <w:t xml:space="preserve">C</w:t>
            </w:r>
            <w:r w:rsidDel="00000000" w:rsidR="00000000" w:rsidRPr="00000000">
              <w:rPr>
                <w:color w:val="000000"/>
                <w:rtl w:val="0"/>
              </w:rPr>
              <w:t xml:space="preserve">ost ($)</w:t>
              <w:br w:type="textWrapping"/>
              <w:t xml:space="preserve">[Eq. 2-6]</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numPr>
          <w:ilvl w:val="0"/>
          <w:numId w:val="7"/>
        </w:numPr>
        <w:ind w:left="721" w:hanging="360"/>
        <w:rPr/>
      </w:pPr>
      <w:bookmarkStart w:colFirst="0" w:colLast="0" w:name="_heading=h.30j0zll" w:id="1"/>
      <w:bookmarkEnd w:id="1"/>
      <w:r w:rsidDel="00000000" w:rsidR="00000000" w:rsidRPr="00000000">
        <w:rPr>
          <w:rtl w:val="0"/>
        </w:rPr>
        <w:t xml:space="preserve">Input Guida</w:t>
      </w:r>
      <w:sdt>
        <w:sdtPr>
          <w:tag w:val="goog_rdk_54"/>
        </w:sdtPr>
        <w:sdtContent>
          <w:commentRangeStart w:id="52"/>
        </w:sdtContent>
      </w:sdt>
      <w:r w:rsidDel="00000000" w:rsidR="00000000" w:rsidRPr="00000000">
        <w:rPr>
          <w:rtl w:val="0"/>
        </w:rPr>
        <w:t xml:space="preserve">nce</w:t>
      </w:r>
    </w:p>
    <w:p w:rsidR="00000000" w:rsidDel="00000000" w:rsidP="00000000" w:rsidRDefault="00000000" w:rsidRPr="00000000" w14:paraId="00000144">
      <w:pPr>
        <w:rPr>
          <w:i w:val="1"/>
        </w:rPr>
      </w:pPr>
      <w:r w:rsidDel="00000000" w:rsidR="00000000" w:rsidRPr="00000000">
        <w:rPr>
          <w:rtl w:val="0"/>
        </w:rPr>
      </w:r>
    </w:p>
    <w:p w:rsidR="00000000" w:rsidDel="00000000" w:rsidP="00000000" w:rsidRDefault="00000000" w:rsidRPr="00000000" w14:paraId="00000145">
      <w:pPr>
        <w:rPr>
          <w:i w:val="1"/>
        </w:rPr>
      </w:pPr>
      <w:r w:rsidDel="00000000" w:rsidR="00000000" w:rsidRPr="00000000">
        <w:rPr>
          <w:i w:val="1"/>
          <w:rtl w:val="0"/>
        </w:rPr>
        <w:t xml:space="preserve">Runof</w:t>
      </w:r>
      <w:commentRangeEnd w:id="52"/>
      <w:r w:rsidDel="00000000" w:rsidR="00000000" w:rsidRPr="00000000">
        <w:commentReference w:id="52"/>
      </w:r>
      <w:r w:rsidDel="00000000" w:rsidR="00000000" w:rsidRPr="00000000">
        <w:rPr>
          <w:i w:val="1"/>
          <w:rtl w:val="0"/>
        </w:rPr>
        <w:t xml:space="preserve">f coefficient</w:t>
      </w:r>
      <w:r w:rsidDel="00000000" w:rsidR="00000000" w:rsidRPr="00000000">
        <w:rPr>
          <w:i w:val="1"/>
          <w:rtl w:val="0"/>
        </w:rPr>
        <w:t xml:space="preserve">s</w:t>
      </w:r>
    </w:p>
    <w:p w:rsidR="00000000" w:rsidDel="00000000" w:rsidP="00000000" w:rsidRDefault="00000000" w:rsidRPr="00000000" w14:paraId="00000146">
      <w:pPr>
        <w:rPr/>
      </w:pPr>
      <w:r w:rsidDel="00000000" w:rsidR="00000000" w:rsidRPr="00000000">
        <w:rPr>
          <w:rtl w:val="0"/>
        </w:rPr>
        <w:t xml:space="preserve">Runoff coefficients for each LULC type may not be known from previous studies. We propose a runoff coefficient calculator that requires as inputs runoff coefficients for 5 general land cover (LC) classes (see table 2 below). Such runoff coefficients can be obtained from:</w:t>
      </w:r>
    </w:p>
    <w:p w:rsidR="00000000" w:rsidDel="00000000" w:rsidP="00000000" w:rsidRDefault="00000000" w:rsidRPr="00000000" w14:paraId="0000014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EPA stormwater runoff calculator in the US (https://swcweb.epa.gov/stormwatercalculator/); </w:t>
      </w:r>
      <w:r w:rsidDel="00000000" w:rsidR="00000000" w:rsidRPr="00000000">
        <w:rPr>
          <w:rtl w:val="0"/>
        </w:rPr>
      </w:r>
    </w:p>
    <w:p w:rsidR="00000000" w:rsidDel="00000000" w:rsidP="00000000" w:rsidRDefault="00000000" w:rsidRPr="00000000" w14:paraId="0000014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(monthly or daily time scale) rainfall-runoff model that calculates stormwater runoff and actual evapotranspiration (in mm/yr) for general LC classes (e.g. SWMM software)</w:t>
      </w:r>
      <w:r w:rsidDel="00000000" w:rsidR="00000000" w:rsidRPr="00000000">
        <w:rPr>
          <w:rtl w:val="0"/>
        </w:rPr>
      </w:r>
    </w:p>
    <w:p w:rsidR="00000000" w:rsidDel="00000000" w:rsidP="00000000" w:rsidRDefault="00000000" w:rsidRPr="00000000" w14:paraId="0000014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monthly model developed by Guswa et al. (2018). The model requires monthly precipitation and ET values for a representative </w:t>
      </w:r>
      <w:sdt>
        <w:sdtPr>
          <w:tag w:val="goog_rdk_55"/>
        </w:sdtPr>
        <w:sdtContent>
          <w:commentRangeStart w:id="5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in the landscape, as well as CN values for the SCS-Curve Number method (NRCS-USDA 2004).</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Note that runoff coefficients for pervious LCs and bare soil should be</w:t>
      </w:r>
      <w:commentRangeEnd w:id="53"/>
      <w:r w:rsidDel="00000000" w:rsidR="00000000" w:rsidRPr="00000000">
        <w:commentReference w:id="53"/>
      </w:r>
      <w:r w:rsidDel="00000000" w:rsidR="00000000" w:rsidRPr="00000000">
        <w:rPr>
          <w:rtl w:val="0"/>
        </w:rPr>
        <w:t xml:space="preserve"> defined for each soil hydrologic group (HSG A, B, C, D; see Table 2 for illustration). RC for water is set to 1.</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After populating the RC table (and optionally IR table), the user needs to categorize each LULC (Table 1) as one (or a combination) of the general LC classes in the column “SW_Type” (Table 2). For example, the land use classes “scrub/shrub”, “grassland”, and “pasture/hay” are assigned the runoff coefficients for “pervious without tree canopy” (SW_Type=3). Some land use classes such as the “developed” categories can be assigned a combination of LC classes, and the model will compute the area-weighted average of the LC classes’ values. As an example, the “high-intensity urban” NLCD class (US classification; Table 1) represents urban areas with 80 - 100% total impervious area (nominal value 90%): it is assigned a retention coefficient that is weighted 90% “impervious without canopy”, and 10% “pervious with canopy”. Infiltration ratios (</w:t>
      </w:r>
      <w:r w:rsidDel="00000000" w:rsidR="00000000" w:rsidRPr="00000000">
        <w:rPr>
          <w:i w:val="1"/>
          <w:rtl w:val="0"/>
        </w:rPr>
        <w:t xml:space="preserve">IR</w:t>
      </w:r>
      <w:r w:rsidDel="00000000" w:rsidR="00000000" w:rsidRPr="00000000">
        <w:rPr>
          <w:rtl w:val="0"/>
        </w:rPr>
        <w:t xml:space="preserve">) are assigned to land use classes using the same approach.</w:t>
      </w:r>
    </w:p>
    <w:p w:rsidR="00000000" w:rsidDel="00000000" w:rsidP="00000000" w:rsidRDefault="00000000" w:rsidRPr="00000000" w14:paraId="0000014E">
      <w:pPr>
        <w:rPr>
          <w:i w:val="1"/>
          <w:sz w:val="20"/>
          <w:szCs w:val="20"/>
        </w:rPr>
      </w:pPr>
      <w:r w:rsidDel="00000000" w:rsidR="00000000" w:rsidRPr="00000000">
        <w:rPr>
          <w:i w:val="1"/>
          <w:sz w:val="20"/>
          <w:szCs w:val="20"/>
          <w:rtl w:val="0"/>
        </w:rPr>
        <w:t xml:space="preserve">Table 2. Example of Runoff coefficient and infiltration ratio table with values specified by general land cover class and soil hydrologic group (for pervious and bare soil). Values derived from SWMM simulations using 10 years of hourly weather data (2008 - 2017) at Minneapolis-St. Paul Airport, MN, USA.</w:t>
      </w:r>
    </w:p>
    <w:p w:rsidR="00000000" w:rsidDel="00000000" w:rsidP="00000000" w:rsidRDefault="00000000" w:rsidRPr="00000000" w14:paraId="0000014F">
      <w:pPr>
        <w:rPr>
          <w:i w:val="1"/>
          <w:sz w:val="20"/>
          <w:szCs w:val="20"/>
        </w:rPr>
      </w:pPr>
      <w:r w:rsidDel="00000000" w:rsidR="00000000" w:rsidRPr="00000000">
        <w:rPr>
          <w:rtl w:val="0"/>
        </w:rPr>
      </w:r>
    </w:p>
    <w:tbl>
      <w:tblPr>
        <w:tblStyle w:val="Table4"/>
        <w:tblW w:w="9473.000000000002"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975"/>
        <w:gridCol w:w="1818"/>
        <w:gridCol w:w="750"/>
        <w:gridCol w:w="762"/>
        <w:gridCol w:w="900"/>
        <w:gridCol w:w="720"/>
        <w:gridCol w:w="887"/>
        <w:gridCol w:w="887"/>
        <w:gridCol w:w="887"/>
        <w:gridCol w:w="887"/>
        <w:tblGridChange w:id="0">
          <w:tblGrid>
            <w:gridCol w:w="975"/>
            <w:gridCol w:w="1818"/>
            <w:gridCol w:w="750"/>
            <w:gridCol w:w="762"/>
            <w:gridCol w:w="900"/>
            <w:gridCol w:w="720"/>
            <w:gridCol w:w="887"/>
            <w:gridCol w:w="887"/>
            <w:gridCol w:w="887"/>
            <w:gridCol w:w="887"/>
          </w:tblGrid>
        </w:tblGridChange>
      </w:tblGrid>
      <w:tr>
        <w:trPr>
          <w:trHeight w:val="420" w:hRule="atLeast"/>
        </w:trPr>
        <w:tc>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SW_Type</w:t>
            </w:r>
          </w:p>
        </w:tc>
        <w:tc>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RC_A</w:t>
            </w:r>
          </w:p>
        </w:tc>
        <w:tc>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RC_B</w:t>
            </w:r>
          </w:p>
        </w:tc>
        <w:tc>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RC_C</w:t>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RC_D</w:t>
            </w:r>
          </w:p>
        </w:tc>
        <w:tc>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IR_A</w:t>
            </w:r>
          </w:p>
        </w:tc>
        <w:tc>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IR_B</w:t>
            </w:r>
          </w:p>
        </w:tc>
        <w:tc>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IR_C</w:t>
            </w:r>
          </w:p>
        </w:tc>
        <w:tc>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IR_D</w:t>
            </w:r>
          </w:p>
        </w:tc>
      </w:tr>
      <w:tr>
        <w:trPr>
          <w:trHeight w:val="500" w:hRule="atLeast"/>
        </w:trPr>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Impervious      </w:t>
            </w:r>
          </w:p>
        </w:tc>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0.87</w:t>
            </w:r>
          </w:p>
        </w:tc>
        <w:tc>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sdt>
              <w:sdtPr>
                <w:tag w:val="goog_rdk_56"/>
              </w:sdtPr>
              <w:sdtContent>
                <w:commentRangeStart w:id="54"/>
              </w:sdtContent>
            </w:sdt>
            <w:sdt>
              <w:sdtPr>
                <w:tag w:val="goog_rdk_57"/>
              </w:sdtPr>
              <w:sdtContent>
                <w:commentRangeStart w:id="55"/>
              </w:sdtContent>
            </w:sdt>
            <w:sdt>
              <w:sdtPr>
                <w:tag w:val="goog_rdk_58"/>
              </w:sdtPr>
              <w:sdtContent>
                <w:commentRangeStart w:id="56"/>
              </w:sdtContent>
            </w:sdt>
            <w:r w:rsidDel="00000000" w:rsidR="00000000" w:rsidRPr="00000000">
              <w:rPr>
                <w:sz w:val="18"/>
                <w:szCs w:val="18"/>
                <w:rtl w:val="0"/>
              </w:rPr>
              <w:t xml:space="preserve">87</w:t>
            </w:r>
          </w:p>
        </w:tc>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0.87</w:t>
            </w:r>
          </w:p>
        </w:tc>
        <w:tc>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0.87</w:t>
            </w:r>
          </w:p>
        </w:tc>
        <w:tc>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r>
      <w:tr>
        <w:trPr>
          <w:trHeight w:val="500" w:hRule="atLeast"/>
        </w:trPr>
        <w:tc>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Impervious w/Tree Canopy </w:t>
            </w:r>
          </w:p>
        </w:tc>
        <w:tc>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0.82</w:t>
            </w:r>
          </w:p>
        </w:tc>
        <w:tc>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0.82</w:t>
            </w:r>
          </w:p>
        </w:tc>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0.82</w:t>
            </w:r>
          </w:p>
        </w:tc>
        <w:tc>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0.82</w:t>
            </w:r>
          </w:p>
        </w:tc>
        <w:tc>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w:t>
            </w:r>
          </w:p>
        </w:tc>
      </w:tr>
      <w:tr>
        <w:trPr>
          <w:trHeight w:val="500" w:hRule="atLeast"/>
        </w:trPr>
        <w:tc>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3</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tc>
        <w:tc>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Pervious        </w:t>
            </w:r>
          </w:p>
        </w:tc>
        <w:tc>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0.00</w:t>
            </w:r>
          </w:p>
        </w:tc>
        <w:tc>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0.09</w:t>
            </w:r>
          </w:p>
        </w:tc>
        <w:tc>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0.16</w:t>
            </w:r>
          </w:p>
        </w:tc>
        <w:tc>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0.30</w:t>
            </w:r>
          </w:p>
        </w:tc>
        <w:tc>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0.110</w:t>
            </w:r>
          </w:p>
        </w:tc>
        <w:tc>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0.057</w:t>
            </w:r>
          </w:p>
        </w:tc>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0.028</w:t>
            </w:r>
          </w:p>
        </w:tc>
        <w:tc>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0.007</w:t>
            </w:r>
          </w:p>
        </w:tc>
      </w:tr>
      <w:tr>
        <w:trPr>
          <w:trHeight w:val="500" w:hRule="atLeast"/>
        </w:trPr>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Pervious w/Tree Canopy</w:t>
            </w:r>
          </w:p>
        </w:tc>
        <w:tc>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0.00</w:t>
            </w:r>
          </w:p>
        </w:tc>
        <w:tc>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0.08</w:t>
            </w:r>
          </w:p>
        </w:tc>
        <w:tc>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0.15</w:t>
            </w:r>
          </w:p>
        </w:tc>
        <w:tc>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0.28</w:t>
            </w:r>
          </w:p>
        </w:tc>
        <w:tc>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0.110</w:t>
            </w:r>
          </w:p>
        </w:tc>
        <w:tc>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0.062</w:t>
            </w:r>
          </w:p>
        </w:tc>
        <w:tc>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0.032</w:t>
            </w:r>
          </w:p>
        </w:tc>
        <w:tc>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0.008</w:t>
            </w:r>
          </w:p>
        </w:tc>
      </w:tr>
      <w:tr>
        <w:trPr>
          <w:trHeight w:val="500" w:hRule="atLeast"/>
        </w:trPr>
        <w:tc>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Bare Land</w:t>
            </w:r>
          </w:p>
        </w:tc>
        <w:tc>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0.00</w:t>
            </w:r>
          </w:p>
        </w:tc>
        <w:tc>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0.10</w:t>
            </w:r>
          </w:p>
        </w:tc>
        <w:tc>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0.19</w:t>
            </w:r>
          </w:p>
        </w:tc>
        <w:tc>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0.35</w:t>
            </w:r>
          </w:p>
        </w:tc>
        <w:tc>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0.110</w:t>
            </w:r>
          </w:p>
        </w:tc>
        <w:tc>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0.049</w:t>
            </w:r>
          </w:p>
        </w:tc>
        <w:tc>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0.021</w:t>
            </w:r>
          </w:p>
        </w:tc>
        <w:tc>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76" w:lineRule="auto"/>
              <w:jc w:val="center"/>
              <w:rPr>
                <w:sz w:val="18"/>
                <w:szCs w:val="18"/>
              </w:rPr>
            </w:pPr>
            <w:r w:rsidDel="00000000" w:rsidR="00000000" w:rsidRPr="00000000">
              <w:rPr>
                <w:sz w:val="18"/>
                <w:szCs w:val="18"/>
                <w:rtl w:val="0"/>
              </w:rPr>
              <w:t xml:space="preserve">0.007</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i w:val="1"/>
        </w:rPr>
      </w:pPr>
      <w:r w:rsidDel="00000000" w:rsidR="00000000" w:rsidRPr="00000000">
        <w:rPr>
          <w:rtl w:val="0"/>
        </w:rPr>
      </w:r>
    </w:p>
    <w:p w:rsidR="00000000" w:rsidDel="00000000" w:rsidP="00000000" w:rsidRDefault="00000000" w:rsidRPr="00000000" w14:paraId="0000018E">
      <w:pPr>
        <w:rPr>
          <w:i w:val="1"/>
        </w:rPr>
      </w:pPr>
      <w:r w:rsidDel="00000000" w:rsidR="00000000" w:rsidRPr="00000000">
        <w:rPr>
          <w:i w:val="1"/>
          <w:rtl w:val="0"/>
        </w:rPr>
        <w:t xml:space="preserve">Pollutant Event Mean Concentrations</w:t>
      </w:r>
    </w:p>
    <w:p w:rsidR="00000000" w:rsidDel="00000000" w:rsidP="00000000" w:rsidRDefault="00000000" w:rsidRPr="00000000" w14:paraId="0000018F">
      <w:pPr>
        <w:rPr/>
      </w:pPr>
      <w:r w:rsidDel="00000000" w:rsidR="00000000" w:rsidRPr="00000000">
        <w:rPr>
          <w:rtl w:val="0"/>
        </w:rPr>
        <w:t xml:space="preserve">Pollutant event mean concentrations (EMC) may be specified by the user for any pollutant of interest. Default values for TN and TP for the urban-specific NLCD land use classes can be obtained from the US National Stormwater Quality Database (bmpdatabase.org/nsqd.html), which includes data for over 7,000 samples collected from 500+ sites over the past 30 years across the U.S., as well as from some previous summaries on less-developed land uses (Lin 2004; King and Balogh. 2011). Note: Pitt et al. (2018) found that EMCs in this database were significantly affected by land use, reg</w:t>
      </w:r>
      <w:sdt>
        <w:sdtPr>
          <w:tag w:val="goog_rdk_59"/>
        </w:sdtPr>
        <w:sdtContent>
          <w:commentRangeStart w:id="57"/>
        </w:sdtContent>
      </w:sdt>
      <w:sdt>
        <w:sdtPr>
          <w:tag w:val="goog_rdk_60"/>
        </w:sdtPr>
        <w:sdtContent>
          <w:commentRangeStart w:id="58"/>
        </w:sdtContent>
      </w:sdt>
      <w:sdt>
        <w:sdtPr>
          <w:tag w:val="goog_rdk_61"/>
        </w:sdtPr>
        <w:sdtContent>
          <w:commentRangeStart w:id="59"/>
        </w:sdtContent>
      </w:sdt>
      <w:sdt>
        <w:sdtPr>
          <w:tag w:val="goog_rdk_62"/>
        </w:sdtPr>
        <w:sdtContent>
          <w:commentRangeStart w:id="60"/>
        </w:sdtContent>
      </w:sdt>
      <w:r w:rsidDel="00000000" w:rsidR="00000000" w:rsidRPr="00000000">
        <w:rPr>
          <w:rtl w:val="0"/>
        </w:rPr>
        <w:t xml:space="preserve">ion, and season. Note that these data are r</w:t>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t xml:space="preserve">eported with generic land use classifications (e.g. “residential”, “commercial”, “industrial”) and need to be adapted to the LULC types provided by the user. Often, a subset of these data with information on total imperviousness of the monitored watersheds can be used to aggregate sites by imperviousness. TN and TP concentrations for non-urban cl</w:t>
      </w:r>
      <w:sdt>
        <w:sdtPr>
          <w:tag w:val="goog_rdk_63"/>
        </w:sdtPr>
        <w:sdtContent>
          <w:commentRangeStart w:id="61"/>
        </w:sdtContent>
      </w:sdt>
      <w:sdt>
        <w:sdtPr>
          <w:tag w:val="goog_rdk_64"/>
        </w:sdtPr>
        <w:sdtContent>
          <w:commentRangeStart w:id="62"/>
        </w:sdtContent>
      </w:sdt>
      <w:sdt>
        <w:sdtPr>
          <w:tag w:val="goog_rdk_65"/>
        </w:sdtPr>
        <w:sdtContent>
          <w:commentRangeStart w:id="63"/>
        </w:sdtContent>
      </w:sdt>
      <w:sdt>
        <w:sdtPr>
          <w:tag w:val="goog_rdk_66"/>
        </w:sdtPr>
        <w:sdtContent>
          <w:commentRangeStart w:id="64"/>
        </w:sdtContent>
      </w:sdt>
      <w:r w:rsidDel="00000000" w:rsidR="00000000" w:rsidRPr="00000000">
        <w:rPr>
          <w:rtl w:val="0"/>
        </w:rPr>
        <w:t xml:space="preserve">asses c</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t xml:space="preserve">an be obtained from literature summaries, e.g. Line et al. 2002, Maestre and Pitt 2005, Lin 2004, Tetra Tech 2010, and King et al. 2011; these were used along with the U.S. NSQD to determine the EMCs in Table 1. </w:t>
      </w:r>
    </w:p>
    <w:p w:rsidR="00000000" w:rsidDel="00000000" w:rsidP="00000000" w:rsidRDefault="00000000" w:rsidRPr="00000000" w14:paraId="00000190">
      <w:pPr>
        <w:rPr/>
      </w:pPr>
      <w:r w:rsidDel="00000000" w:rsidR="00000000" w:rsidRPr="00000000">
        <w:rPr>
          <w:rtl w:val="0"/>
        </w:rPr>
        <w:t xml:space="preserve">Users are encouraged to use results from local studies or other relevant literature values as appropriate, e.g., http://dcstormwaterplan.org/wp-content/uploads/AppD_EMCs_FinalCBA_12222014.pdf).</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i w:val="1"/>
        </w:rPr>
      </w:pPr>
      <w:r w:rsidDel="00000000" w:rsidR="00000000" w:rsidRPr="00000000">
        <w:rPr>
          <w:i w:val="1"/>
          <w:rtl w:val="0"/>
        </w:rPr>
        <w:t xml:space="preserve">Representing stormwater retention techniques</w:t>
      </w:r>
    </w:p>
    <w:p w:rsidR="00000000" w:rsidDel="00000000" w:rsidP="00000000" w:rsidRDefault="00000000" w:rsidRPr="00000000" w14:paraId="00000193">
      <w:pPr>
        <w:rPr/>
      </w:pPr>
      <w:r w:rsidDel="00000000" w:rsidR="00000000" w:rsidRPr="00000000">
        <w:rPr>
          <w:rtl w:val="0"/>
        </w:rPr>
        <w:t xml:space="preserve">Individual stormwater retention techniques like biof</w:t>
      </w:r>
      <w:sdt>
        <w:sdtPr>
          <w:tag w:val="goog_rdk_67"/>
        </w:sdtPr>
        <w:sdtContent>
          <w:commentRangeStart w:id="65"/>
        </w:sdtContent>
      </w:sdt>
      <w:sdt>
        <w:sdtPr>
          <w:tag w:val="goog_rdk_68"/>
        </w:sdtPr>
        <w:sdtContent>
          <w:commentRangeStart w:id="66"/>
        </w:sdtContent>
      </w:sdt>
      <w:r w:rsidDel="00000000" w:rsidR="00000000" w:rsidRPr="00000000">
        <w:rPr>
          <w:rtl w:val="0"/>
        </w:rPr>
        <w:t xml:space="preserve">ilters, bioretention cells, or swales can be represented by a unique LU</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t xml:space="preserve">LC category, with a negative runoff coefficient, corresponding to the depth of catchment runoff they capture divided by the precipitation depth on the pixel. This requires the catchment area for the techniques to be known.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rPr>
          <w:b w:val="1"/>
        </w:rPr>
      </w:pPr>
      <w:r w:rsidDel="00000000" w:rsidR="00000000" w:rsidRPr="00000000">
        <w:rPr>
          <w:b w:val="1"/>
          <w:rtl w:val="0"/>
        </w:rPr>
        <w:t xml:space="preserve">Appendix 1: Assessing the Retention Coefficient Adjustment</w:t>
      </w:r>
    </w:p>
    <w:p w:rsidR="00000000" w:rsidDel="00000000" w:rsidP="00000000" w:rsidRDefault="00000000" w:rsidRPr="00000000" w14:paraId="00000197">
      <w:pPr>
        <w:rPr>
          <w:i w:val="1"/>
        </w:rPr>
      </w:pPr>
      <w:r w:rsidDel="00000000" w:rsidR="00000000" w:rsidRPr="00000000">
        <w:rPr>
          <w:rtl w:val="0"/>
        </w:rPr>
      </w:r>
    </w:p>
    <w:p w:rsidR="00000000" w:rsidDel="00000000" w:rsidP="00000000" w:rsidRDefault="00000000" w:rsidRPr="00000000" w14:paraId="00000198">
      <w:pPr>
        <w:rPr/>
      </w:pPr>
      <w:r w:rsidDel="00000000" w:rsidR="00000000" w:rsidRPr="00000000">
        <w:rPr>
          <w:i w:val="1"/>
          <w:rtl w:val="0"/>
        </w:rPr>
        <w:t xml:space="preserve">Rationale: </w:t>
      </w:r>
      <w:sdt>
        <w:sdtPr>
          <w:tag w:val="goog_rdk_69"/>
        </w:sdtPr>
        <w:sdtContent>
          <w:commentRangeStart w:id="67"/>
        </w:sdtContent>
      </w:sdt>
      <w:r w:rsidDel="00000000" w:rsidR="00000000" w:rsidRPr="00000000">
        <w:rPr>
          <w:rtl w:val="0"/>
        </w:rPr>
        <w:t xml:space="preserve">A primary concern with a grid-based approach to runoff modeling is that when aggregating results at a wate</w:t>
      </w:r>
      <w:sdt>
        <w:sdtPr>
          <w:tag w:val="goog_rdk_70"/>
        </w:sdtPr>
        <w:sdtContent>
          <w:commentRangeStart w:id="68"/>
        </w:sdtContent>
      </w:sdt>
      <w:sdt>
        <w:sdtPr>
          <w:tag w:val="goog_rdk_71"/>
        </w:sdtPr>
        <w:sdtContent>
          <w:commentRangeStart w:id="69"/>
        </w:sdtContent>
      </w:sdt>
      <w:sdt>
        <w:sdtPr>
          <w:tag w:val="goog_rdk_72"/>
        </w:sdtPr>
        <w:sdtContent>
          <w:commentRangeStart w:id="70"/>
        </w:sdtContent>
      </w:sdt>
      <w:r w:rsidDel="00000000" w:rsidR="00000000" w:rsidRPr="00000000">
        <w:rPr>
          <w:rtl w:val="0"/>
        </w:rPr>
        <w:t xml:space="preserve">rshed or study site-scale, the runoff and retention loads are calculated as the sum of loads generated on every pixel – i.e. the runoff genera</w:t>
      </w:r>
      <w:commentRangeEnd w:id="68"/>
      <w:r w:rsidDel="00000000" w:rsidR="00000000" w:rsidRPr="00000000">
        <w:commentReference w:id="68"/>
      </w:r>
      <w:commentRangeEnd w:id="69"/>
      <w:r w:rsidDel="00000000" w:rsidR="00000000" w:rsidRPr="00000000">
        <w:commentReference w:id="69"/>
      </w:r>
      <w:commentRangeEnd w:id="70"/>
      <w:r w:rsidDel="00000000" w:rsidR="00000000" w:rsidRPr="00000000">
        <w:commentReference w:id="70"/>
      </w:r>
      <w:r w:rsidDel="00000000" w:rsidR="00000000" w:rsidRPr="00000000">
        <w:rPr>
          <w:rtl w:val="0"/>
        </w:rPr>
        <w:t xml:space="preserve">ted on each pixel is assumed to enter the drainage network of the watershed, with no chance to be retained as it moves through the network</w:t>
      </w:r>
      <w:commentRangeEnd w:id="67"/>
      <w:r w:rsidDel="00000000" w:rsidR="00000000" w:rsidRPr="00000000">
        <w:commentReference w:id="67"/>
      </w:r>
      <w:r w:rsidDel="00000000" w:rsidR="00000000" w:rsidRPr="00000000">
        <w:rPr>
          <w:rtl w:val="0"/>
        </w:rPr>
        <w:t xml:space="preserve">. </w:t>
      </w:r>
      <w:sdt>
        <w:sdtPr>
          <w:tag w:val="goog_rdk_73"/>
        </w:sdtPr>
        <w:sdtContent>
          <w:commentRangeStart w:id="71"/>
        </w:sdtContent>
      </w:sdt>
      <w:r w:rsidDel="00000000" w:rsidR="00000000" w:rsidRPr="00000000">
        <w:rPr>
          <w:rtl w:val="0"/>
        </w:rPr>
        <w:t xml:space="preserve">This is a fair assumption in highly developed areas, where flow path length (i.e., distance surface runoff travels before entering a storm drain) is likely not greater than the size of the pixels (30m in U.S. NLCD/C-CAP).</w:t>
      </w:r>
      <w:commentRangeEnd w:id="71"/>
      <w:r w:rsidDel="00000000" w:rsidR="00000000" w:rsidRPr="00000000">
        <w:commentReference w:id="71"/>
      </w:r>
      <w:r w:rsidDel="00000000" w:rsidR="00000000" w:rsidRPr="00000000">
        <w:rPr>
          <w:rtl w:val="0"/>
        </w:rPr>
        <w:t xml:space="preserve"> This was also the assumption inherent in the SWMM model as implemented to estimate runoff coefficients (Table 2), in which all runoff was routed directly to the outlet. However, in areas with substantial greenspace such as parks, cemeteries, and golf courses, and potentially outside the urban core where residential development might be less dense, “direct connection” of all constituent grid cells would lead to over-predicted loads and volumes, as additional runoff retention could be provided by infiltration in pervious areas located between pervious pixels and the storm drain network.</w:t>
      </w:r>
    </w:p>
    <w:p w:rsidR="00000000" w:rsidDel="00000000" w:rsidP="00000000" w:rsidRDefault="00000000" w:rsidRPr="00000000" w14:paraId="00000199">
      <w:pPr>
        <w:rPr/>
      </w:pPr>
      <w:sdt>
        <w:sdtPr>
          <w:tag w:val="goog_rdk_74"/>
        </w:sdtPr>
        <w:sdtContent>
          <w:commentRangeStart w:id="72"/>
        </w:sdtContent>
      </w:sdt>
      <w:sdt>
        <w:sdtPr>
          <w:tag w:val="goog_rdk_75"/>
        </w:sdtPr>
        <w:sdtContent>
          <w:commentRangeStart w:id="73"/>
        </w:sdtContent>
      </w:sdt>
      <w:r w:rsidDel="00000000" w:rsidR="00000000" w:rsidRPr="00000000">
        <w:rPr>
          <w:rtl w:val="0"/>
        </w:rPr>
        <w:t xml:space="preserve">Further, the lack of routing also prevents any context analysis in the stormwater model; runoff being generated on a pixel (or a collection of pixels making up a parcel of interest, such as a golf course in the case of our work) is not affected by its surrounding land, nor does it have any effect on its downstream or neighboring pixels</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t xml:space="preserve">. The configuration or location of land uses within the watershed of interest have no bearing on the output, only the total amount of each land use.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Discharge data for 18 watersheds located across the metropolitan area of Minneapolis-St. Paul MN, USA (“Twin Cities” Metro Area, or TCMA) were used for testing the Runoff Retention model. These data were collected by a number of state agencies, and were publicly available. The sites could be roughly categorized by the flow regime and type of system being monitored: </w:t>
      </w:r>
    </w:p>
    <w:p w:rsidR="00000000" w:rsidDel="00000000" w:rsidP="00000000" w:rsidRDefault="00000000" w:rsidRPr="00000000" w14:paraId="0000019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storm drains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monitored by several watershed management organizations (Mississippi Watershed Management Organization,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www.mwmo.org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Capitol Region Watersh</w:t>
      </w:r>
      <w:sdt>
        <w:sdtPr>
          <w:tag w:val="goog_rdk_76"/>
        </w:sdtPr>
        <w:sdtContent>
          <w:commentRangeStart w:id="74"/>
        </w:sdtContent>
      </w:sdt>
      <w:sdt>
        <w:sdtPr>
          <w:tag w:val="goog_rdk_77"/>
        </w:sdtPr>
        <w:sdtContent>
          <w:commentRangeStart w:id="7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District, www.capitolregionwd</w:t>
      </w:r>
      <w:commentRangeEnd w:id="74"/>
      <w:r w:rsidDel="00000000" w:rsidR="00000000" w:rsidRPr="00000000">
        <w:commentReference w:id="74"/>
      </w:r>
      <w:commentRangeEnd w:id="75"/>
      <w:r w:rsidDel="00000000" w:rsidR="00000000" w:rsidRPr="00000000">
        <w:commentReference w:id="7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.org/monitoring-research/data/; South Washington Watershed District, wq.swwdmn.org), in which discharge was monitored annually, and for which mean annual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stormflow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volumes had already been determined [n=10 sites, plus 1 stream site monitored as part of stormwater permitting];</w:t>
      </w:r>
      <w:r w:rsidDel="00000000" w:rsidR="00000000" w:rsidRPr="00000000">
        <w:rPr>
          <w:rtl w:val="0"/>
        </w:rPr>
      </w:r>
    </w:p>
    <w:p w:rsidR="00000000" w:rsidDel="00000000" w:rsidP="00000000" w:rsidRDefault="00000000" w:rsidRPr="00000000" w14:paraId="0000019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gauging sites, monitored by the Metropolitan Council Environmental Services (https://eims.metc.state.mn.us) and maintained by several local watershed districts, in which annual total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baseflow + stormflow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discharge were determined for periods of 10+ years [n = 6 sites].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For the stream gauging sites (Group 2), in which year-round monitoring has been done for 6-30 years (depending on site/constituent), data are generally of high quality, and drainage areas are known. However, the flow volumes include baseflow, which does not allow for direct comparison to Runoff Retention model, though the sites were still tested as a case study. Only the past 10 years of data were included so that the land use classification used to run the Runoff Retention model (U.S. NLCD, derived in 2013) was roughly contemporary with the gauging data; some of the watersheds have undergone substantial development over the previous 20-30 years.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i w:val="1"/>
          <w:rtl w:val="0"/>
        </w:rPr>
        <w:t xml:space="preserve">Input data</w:t>
      </w:r>
      <w:r w:rsidDel="00000000" w:rsidR="00000000" w:rsidRPr="00000000">
        <w:rPr>
          <w:rtl w:val="0"/>
        </w:rPr>
        <w:t xml:space="preserve"> included 30-m U.S. NLCD land cover classification, HSG from the NRCS-USDA Soil Survey, road lines from the state of Minnesota (gisdata.mn.gov), drainage delineations and rainfall from Metropolitan Council and respective watershed districts, with additional rainfall data from Minneapolis-St. Paul Airport (retrieved from Midwest Regional Climate Center, mrcc.illinois.edu).</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i w:val="1"/>
          <w:rtl w:val="0"/>
        </w:rPr>
        <w:t xml:space="preserve">Results: </w:t>
      </w:r>
      <w:r w:rsidDel="00000000" w:rsidR="00000000" w:rsidRPr="00000000">
        <w:rPr>
          <w:rtl w:val="0"/>
        </w:rPr>
        <w:t xml:space="preserve">Results of application of the Runoff Retention model to the 18 TCMA gauging sites, both with and without the retention adjustment (Eq. 2-4), are shown in Figure 1 below. Overall, the base version of the Runoff Retention model tended to over-predict observed runoff volumes for both streams and storm drain sites. Accuracy in simulation of runoff volumes was greatly improved overall when using the retention adjustment, though this was driven primarily by improvements for the storm drain sites. As these sites were generally more urban (developed), the adjusted retention appears to be an effective method to improve simulation of relatively complex connectedness in urban watersheds -- a primary purpose of the development of the Runoff Retention model as an alternative to the NDR model.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 less developed watersheds (i.e. the streams sites), it was anticipated that </w:t>
      </w:r>
      <w:r w:rsidDel="00000000" w:rsidR="00000000" w:rsidRPr="00000000">
        <w:rPr>
          <w:i w:val="1"/>
          <w:rtl w:val="0"/>
        </w:rPr>
        <w:t xml:space="preserve">under-prediction</w:t>
      </w:r>
      <w:r w:rsidDel="00000000" w:rsidR="00000000" w:rsidRPr="00000000">
        <w:rPr>
          <w:rtl w:val="0"/>
        </w:rPr>
        <w:t xml:space="preserve"> of retention (over-prediction of runoff) might have resulted from the assumption of direct connection of roadways; instead, the model seems to have </w:t>
      </w:r>
      <w:r w:rsidDel="00000000" w:rsidR="00000000" w:rsidRPr="00000000">
        <w:rPr>
          <w:i w:val="1"/>
          <w:rtl w:val="0"/>
        </w:rPr>
        <w:t xml:space="preserve">over-predicted</w:t>
      </w:r>
      <w:r w:rsidDel="00000000" w:rsidR="00000000" w:rsidRPr="00000000">
        <w:rPr>
          <w:rtl w:val="0"/>
        </w:rPr>
        <w:t xml:space="preserve"> retention (under-predicted runoff) in the rural watersheds. Two factors may have led to this issue: (1) </w:t>
      </w:r>
      <w:sdt>
        <w:sdtPr>
          <w:tag w:val="goog_rdk_78"/>
        </w:sdtPr>
        <w:sdtContent>
          <w:commentRangeStart w:id="76"/>
        </w:sdtContent>
      </w:sdt>
      <w:r w:rsidDel="00000000" w:rsidR="00000000" w:rsidRPr="00000000">
        <w:rPr>
          <w:rtl w:val="0"/>
        </w:rPr>
        <w:t xml:space="preserve">stream data included baseflow</w:t>
      </w:r>
      <w:commentRangeEnd w:id="76"/>
      <w:r w:rsidDel="00000000" w:rsidR="00000000" w:rsidRPr="00000000">
        <w:commentReference w:id="76"/>
      </w:r>
      <w:r w:rsidDel="00000000" w:rsidR="00000000" w:rsidRPr="00000000">
        <w:rPr>
          <w:rtl w:val="0"/>
        </w:rPr>
        <w:t xml:space="preserve">, which is not predicted by the Runoff Retention model, so the simulated volumes are expected to be less than the observed volumes; and (2) the presence of drain tile in agricultural (or golf course) land use might cause some pervious land cover to be more “directly connected” than the coarse retention adjustment would predict.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drawing>
          <wp:inline distB="0" distT="0" distL="0" distR="0">
            <wp:extent cx="2943717" cy="2098832"/>
            <wp:effectExtent b="0" l="0" r="0" t="0"/>
            <wp:docPr id="3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43717" cy="2098832"/>
                    </a:xfrm>
                    <a:prstGeom prst="rect"/>
                    <a:ln/>
                  </pic:spPr>
                </pic:pic>
              </a:graphicData>
            </a:graphic>
          </wp:inline>
        </w:drawing>
      </w:r>
      <w:r w:rsidDel="00000000" w:rsidR="00000000" w:rsidRPr="00000000">
        <w:rPr/>
        <w:drawing>
          <wp:inline distB="0" distT="0" distL="0" distR="0">
            <wp:extent cx="2926080" cy="2096566"/>
            <wp:effectExtent b="0" l="0" r="0" t="0"/>
            <wp:docPr id="3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26080" cy="2096566"/>
                    </a:xfrm>
                    <a:prstGeom prst="rect"/>
                    <a:ln/>
                  </pic:spPr>
                </pic:pic>
              </a:graphicData>
            </a:graphic>
          </wp:inline>
        </w:drawing>
      </w:r>
      <w:r w:rsidDel="00000000" w:rsidR="00000000" w:rsidRPr="00000000">
        <w:rPr>
          <w:rtl w:val="0"/>
        </w:rPr>
      </w:r>
    </w:p>
    <w:tbl>
      <w:tblPr>
        <w:tblStyle w:val="Table5"/>
        <w:tblW w:w="77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56"/>
        <w:gridCol w:w="1480"/>
        <w:gridCol w:w="1480"/>
        <w:gridCol w:w="1480"/>
        <w:tblGridChange w:id="0">
          <w:tblGrid>
            <w:gridCol w:w="3356"/>
            <w:gridCol w:w="1480"/>
            <w:gridCol w:w="1480"/>
            <w:gridCol w:w="1480"/>
          </w:tblGrid>
        </w:tblGridChange>
      </w:tblGrid>
      <w:tr>
        <w:trPr>
          <w:trHeight w:val="315" w:hRule="atLeast"/>
        </w:trPr>
        <w:tc>
          <w:tcPr>
            <w:tcBorders>
              <w:top w:color="000000" w:space="0" w:sz="4" w:val="single"/>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A7">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 Sites</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A9">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Storm Drains</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AA">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Streams</w:t>
            </w:r>
          </w:p>
        </w:tc>
      </w:tr>
      <w:tr>
        <w:trPr>
          <w:trHeight w:val="315" w:hRule="atLeast"/>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AB">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D">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(Group 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AE">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(Group 2)</w:t>
            </w:r>
          </w:p>
        </w:tc>
      </w:tr>
      <w:tr>
        <w:trPr>
          <w:trHeight w:val="315" w:hRule="atLeast"/>
        </w:trPr>
        <w:tc>
          <w:tcPr>
            <w:gridSpan w:val="4"/>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F">
            <w:pPr>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Root-Mean Squared Error (RMSE)</w:t>
            </w:r>
          </w:p>
        </w:tc>
      </w:tr>
      <w:tr>
        <w:trPr>
          <w:trHeight w:val="315" w:hRule="atLeast"/>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B3">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Base Model</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1B4">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7.1 cm</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B5">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7.6 cm</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B6">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7.8 cm</w:t>
            </w:r>
          </w:p>
        </w:tc>
      </w:tr>
      <w:tr>
        <w:trPr>
          <w:trHeight w:val="315" w:hRule="atLeast"/>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B7">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With Adjusted Retention</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8">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3.9 cm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3.9 cm</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BA">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7.8 cm</w:t>
            </w:r>
          </w:p>
        </w:tc>
      </w:tr>
      <w:tr>
        <w:trPr>
          <w:trHeight w:val="315" w:hRule="atLeast"/>
        </w:trPr>
        <w:tc>
          <w:tcPr>
            <w:gridSpan w:val="4"/>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B">
            <w:pPr>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Mean Absolute Error (MAE)</w:t>
            </w:r>
          </w:p>
        </w:tc>
      </w:tr>
      <w:tr>
        <w:trPr>
          <w:trHeight w:val="315" w:hRule="atLeast"/>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BF">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Base Model</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1C0">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5.6 cm</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C1">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6.9 cm</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C2">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6.9 cm</w:t>
            </w:r>
          </w:p>
        </w:tc>
      </w:tr>
      <w:tr>
        <w:trPr>
          <w:trHeight w:val="315" w:hRule="atLeast"/>
        </w:trPr>
        <w:tc>
          <w:tcPr>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C3">
            <w:pPr>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With Adjusted Retention</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4">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3.2 cm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3.2 cm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5.8 cm</w:t>
            </w:r>
          </w:p>
        </w:tc>
      </w:tr>
    </w:tbl>
    <w:p w:rsidR="00000000" w:rsidDel="00000000" w:rsidP="00000000" w:rsidRDefault="00000000" w:rsidRPr="00000000" w14:paraId="000001C7">
      <w:pPr>
        <w:rPr>
          <w:i w:val="1"/>
          <w:sz w:val="20"/>
          <w:szCs w:val="20"/>
        </w:rPr>
      </w:pPr>
      <w:r w:rsidDel="00000000" w:rsidR="00000000" w:rsidRPr="00000000">
        <w:rPr>
          <w:i w:val="1"/>
          <w:sz w:val="20"/>
          <w:szCs w:val="20"/>
          <w:rtl w:val="0"/>
        </w:rPr>
        <w:t xml:space="preserve">Figure 1. Upper Left: Comparison of Modeled vs. Observed Water Yield (cm) for Twin Cities Metro Area stream and storm drain sites using the default retention coefficients; Upper Right: Comparison of Modeled vs. Observed Water Yield (cm) for Twin Cities Metro Area stream and storm drain sites using the adjusted retention coefficient (Eq. 2-4); Lower Table shows RMSE and MAE parameters for the base and adjusted models, overall and as a function of site type (Streams vs. Storm Drains).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rPr>
          <w:b w:val="1"/>
        </w:rPr>
      </w:pPr>
      <w:r w:rsidDel="00000000" w:rsidR="00000000" w:rsidRPr="00000000">
        <w:rPr>
          <w:b w:val="1"/>
          <w:rtl w:val="0"/>
        </w:rPr>
        <w:t xml:space="preserve">Appendix 2: Differences between InVEST and other models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In contrast to the existing InVEST Water Yield and Nutrient Delivery Ratio models, the proposed runoff retention model is concerned primarily with surface runoff, rather than total runoff (surface and sub-surface), and designed to be implemented in urban and developing watersheds. The model uses widely available satellite-derived raster datasets, such as land cover and elevation, along with user inputs in the form of target sub-watersheds or jurisdictional boundaries for aggregation of metrics (spatial data) and, optionally, location-specific runoff and water quality parameters (tabular data). In this respect, the model is very similar to other tools, including iTree and OpenNSPECT.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OpenNSPECT (Open-source Nonpoint Source Pollution and Erosion Comparison Tool; </w:t>
      </w:r>
      <w:hyperlink r:id="rId13">
        <w:r w:rsidDel="00000000" w:rsidR="00000000" w:rsidRPr="00000000">
          <w:rPr>
            <w:color w:val="1155cc"/>
            <w:u w:val="single"/>
            <w:rtl w:val="0"/>
          </w:rPr>
          <w:t xml:space="preserve">https://coast.noaa.gov/digitalcoast/tools/opennspect.html</w:t>
        </w:r>
      </w:hyperlink>
      <w:r w:rsidDel="00000000" w:rsidR="00000000" w:rsidRPr="00000000">
        <w:rPr>
          <w:rtl w:val="0"/>
        </w:rPr>
        <w:t xml:space="preserve">) is a water quality scenario tool developed in 2014 by the U.S. National Oceanic and Atmospheric Administration (NOAA). </w:t>
      </w:r>
    </w:p>
    <w:p w:rsidR="00000000" w:rsidDel="00000000" w:rsidP="00000000" w:rsidRDefault="00000000" w:rsidRPr="00000000" w14:paraId="000001CE">
      <w:pPr>
        <w:rPr/>
      </w:pPr>
      <w:r w:rsidDel="00000000" w:rsidR="00000000" w:rsidRPr="00000000">
        <w:rPr>
          <w:rtl w:val="0"/>
        </w:rPr>
        <w:t xml:space="preserve">It was designed to rapidly assess scenarios of land use and climate change impacts to water, nutrient, and sediment loading in developing watersheds. Inputs are primarily in raster format, and include C-CAP or NLCD land cover (30-m resolution), elevation (up to 1m resolution), and soil hydrologic group (USDA soil surveys), as well as event- or annual-scale precipitation (gridded or station-based). Runoff is generated on each pixel using the SCS Curve Number method, taking into account land cover and soil type (hydrologic group) and including a modification for annual runoff. Mass of nutrients (load) exported from each pixel is determined as the product of this runoff volume and a mean nutrient runoff concentration (nitrogen or phosphorus) characteristic of the pixel’s land cover type. A flow direction raster is derived from the elevation data, and used to produce flow paths and drainage basin delineations over which runoff volumes and nutrient loads are routed and aggregated.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general approach to modeling runoff and water quality in the proposed model is nearly identical to OpenNSPECT, with the foll</w:t>
      </w:r>
      <w:sdt>
        <w:sdtPr>
          <w:tag w:val="goog_rdk_79"/>
        </w:sdtPr>
        <w:sdtContent>
          <w:commentRangeStart w:id="77"/>
        </w:sdtContent>
      </w:sdt>
      <w:r w:rsidDel="00000000" w:rsidR="00000000" w:rsidRPr="00000000">
        <w:rPr>
          <w:rtl w:val="0"/>
        </w:rPr>
        <w:t xml:space="preserve">owing differences:</w:t>
      </w:r>
    </w:p>
    <w:p w:rsidR="00000000" w:rsidDel="00000000" w:rsidP="00000000" w:rsidRDefault="00000000" w:rsidRPr="00000000" w14:paraId="000001D1">
      <w:pPr>
        <w:numPr>
          <w:ilvl w:val="0"/>
          <w:numId w:val="4"/>
        </w:numPr>
        <w:ind w:left="720" w:hanging="360"/>
        <w:rPr/>
      </w:pPr>
      <w:r w:rsidDel="00000000" w:rsidR="00000000" w:rsidRPr="00000000">
        <w:rPr>
          <w:rtl w:val="0"/>
        </w:rPr>
        <w:t xml:space="preserve">Runoff is generated on each pixel based on runoff coefficients (runoff depth divided by rainfall depth) rather than curve number. Runoff coefficients are a function of land cover and soil hydrologic group, and are prescribed by the model but can be modified by the user based on output of other models (e.g. SWMM), local hydrology data, modified curve numbers, etc.;</w:t>
      </w:r>
    </w:p>
    <w:p w:rsidR="00000000" w:rsidDel="00000000" w:rsidP="00000000" w:rsidRDefault="00000000" w:rsidRPr="00000000" w14:paraId="000001D2">
      <w:pPr>
        <w:numPr>
          <w:ilvl w:val="0"/>
          <w:numId w:val="4"/>
        </w:numPr>
        <w:ind w:left="720" w:hanging="360"/>
        <w:rPr/>
      </w:pPr>
      <w:r w:rsidDel="00000000" w:rsidR="00000000" w:rsidRPr="00000000">
        <w:rPr>
          <w:rtl w:val="0"/>
        </w:rPr>
        <w:t xml:space="preserve">The model estimates potential groundwater recharge through use of an infiltration ratio parameter, which is also prescribed by the model based on SWMM simulations in test watersheds but can be modified by the user.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Note: </w:t>
      </w:r>
      <w:r w:rsidDel="00000000" w:rsidR="00000000" w:rsidRPr="00000000">
        <w:rPr>
          <w:highlight w:val="yellow"/>
          <w:rtl w:val="0"/>
        </w:rPr>
        <w:t xml:space="preserve">add comparison between InVEST and iTree</w:t>
      </w:r>
      <w:r w:rsidDel="00000000" w:rsidR="00000000" w:rsidRPr="00000000">
        <w:rPr>
          <w:rtl w:val="0"/>
        </w:rPr>
        <w:t xml:space="preserve"> (copy from SF working paper)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Additional resources for further hydrologic studie</w:t>
      </w:r>
      <w:commentRangeEnd w:id="77"/>
      <w:r w:rsidDel="00000000" w:rsidR="00000000" w:rsidRPr="00000000">
        <w:commentReference w:id="77"/>
      </w:r>
      <w:r w:rsidDel="00000000" w:rsidR="00000000" w:rsidRPr="00000000">
        <w:rPr>
          <w:rtl w:val="0"/>
        </w:rPr>
        <w:t xml:space="preserve">s:</w:t>
      </w:r>
    </w:p>
    <w:p w:rsidR="00000000" w:rsidDel="00000000" w:rsidP="00000000" w:rsidRDefault="00000000" w:rsidRPr="00000000" w14:paraId="000001D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80"/>
        </w:sdtPr>
        <w:sdtContent>
          <w:commentRangeStart w:id="7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LTER model: </w:t>
      </w:r>
      <w:hyperlink r:id="rId1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https://www.sciencedirect.com/science/article/pii/S0301479717301111</w:t>
        </w:r>
      </w:hyperlink>
      <w:r w:rsidDel="00000000" w:rsidR="00000000" w:rsidRPr="00000000">
        <w:rPr>
          <w:rtl w:val="0"/>
        </w:rPr>
      </w:r>
    </w:p>
    <w:p w:rsidR="00000000" w:rsidDel="00000000" w:rsidP="00000000" w:rsidRDefault="00000000" w:rsidRPr="00000000" w14:paraId="000001D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hyperlink r:id="rId1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https://swtelr.2nform.com/</w:t>
        </w:r>
      </w:hyperlink>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1D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References</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ind w:left="360" w:hanging="360"/>
        <w:rPr/>
      </w:pPr>
      <w:r w:rsidDel="00000000" w:rsidR="00000000" w:rsidRPr="00000000">
        <w:rPr>
          <w:rtl w:val="0"/>
        </w:rPr>
        <w:t xml:space="preserve">Arkema, K. K., Griffin, R., Maldonado, S., Silver, J., Suckale, J., &amp; Guerry, A. D. (2017). Linking social , ecological , and physical science to advance natural and nature-based protection for coastal communities. https://doi.org/10.1111/nyas.13322</w:t>
      </w:r>
    </w:p>
    <w:p w:rsidR="00000000" w:rsidDel="00000000" w:rsidP="00000000" w:rsidRDefault="00000000" w:rsidRPr="00000000" w14:paraId="000001DF">
      <w:pPr>
        <w:spacing w:after="280" w:before="280" w:lineRule="auto"/>
        <w:ind w:left="360" w:hanging="360"/>
        <w:rPr/>
      </w:pPr>
      <w:r w:rsidDel="00000000" w:rsidR="00000000" w:rsidRPr="00000000">
        <w:rPr>
          <w:rtl w:val="0"/>
        </w:rPr>
        <w:t xml:space="preserve">Balbi, M., Lallemant, D., &amp; Hamel, P. (2017). A flood risk framework for ecosystem services valuation: a proof-of-concept.</w:t>
      </w:r>
    </w:p>
    <w:p w:rsidR="00000000" w:rsidDel="00000000" w:rsidP="00000000" w:rsidRDefault="00000000" w:rsidRPr="00000000" w14:paraId="000001E0">
      <w:pPr>
        <w:ind w:left="360" w:hanging="360"/>
        <w:rPr/>
      </w:pPr>
      <w:r w:rsidDel="00000000" w:rsidR="00000000" w:rsidRPr="00000000">
        <w:rPr>
          <w:rtl w:val="0"/>
        </w:rPr>
        <w:t xml:space="preserve">King, K.W. and Balogh, J. (2011). Stream water nutrient enrichment in a mixed-use watershed. J. Environ. Monit, 13: 721-731.</w:t>
      </w:r>
    </w:p>
    <w:p w:rsidR="00000000" w:rsidDel="00000000" w:rsidP="00000000" w:rsidRDefault="00000000" w:rsidRPr="00000000" w14:paraId="000001E1">
      <w:pPr>
        <w:ind w:left="360" w:hanging="360"/>
        <w:rPr/>
      </w:pPr>
      <w:r w:rsidDel="00000000" w:rsidR="00000000" w:rsidRPr="00000000">
        <w:rPr>
          <w:rtl w:val="0"/>
        </w:rPr>
        <w:t xml:space="preserve">Lin, J.P. (2004). Review of published export coefficient and event mean concentration (emc) data. Wetlands Regulatory Assistance Program. ERDC TN-WRAP-04-3. Sep 2004.</w:t>
      </w:r>
    </w:p>
    <w:p w:rsidR="00000000" w:rsidDel="00000000" w:rsidP="00000000" w:rsidRDefault="00000000" w:rsidRPr="00000000" w14:paraId="000001E2">
      <w:pPr>
        <w:ind w:left="360" w:hanging="360"/>
        <w:rPr/>
      </w:pPr>
      <w:r w:rsidDel="00000000" w:rsidR="00000000" w:rsidRPr="00000000">
        <w:rPr>
          <w:rtl w:val="0"/>
        </w:rPr>
        <w:t xml:space="preserve">Line, D.E., White, N.M., Osmond, D.L., Jennings, G.D. and Mojonnier, C.B. (2002). </w:t>
      </w:r>
      <w:r w:rsidDel="00000000" w:rsidR="00000000" w:rsidRPr="00000000">
        <w:rPr>
          <w:i w:val="0"/>
          <w:rtl w:val="0"/>
        </w:rPr>
        <w:t xml:space="preserve">Water Environment Research</w:t>
      </w:r>
      <w:r w:rsidDel="00000000" w:rsidR="00000000" w:rsidRPr="00000000">
        <w:rPr>
          <w:i w:val="1"/>
          <w:rtl w:val="0"/>
        </w:rPr>
        <w:t xml:space="preserve">,</w:t>
      </w:r>
      <w:r w:rsidDel="00000000" w:rsidR="00000000" w:rsidRPr="00000000">
        <w:rPr>
          <w:rtl w:val="0"/>
        </w:rPr>
        <w:t xml:space="preserve"> 74(1): 100-110.</w:t>
      </w:r>
    </w:p>
    <w:p w:rsidR="00000000" w:rsidDel="00000000" w:rsidP="00000000" w:rsidRDefault="00000000" w:rsidRPr="00000000" w14:paraId="000001E3">
      <w:pPr>
        <w:ind w:left="360" w:hanging="360"/>
        <w:rPr/>
      </w:pPr>
      <w:r w:rsidDel="00000000" w:rsidR="00000000" w:rsidRPr="00000000">
        <w:rPr>
          <w:rtl w:val="0"/>
        </w:rPr>
        <w:t xml:space="preserve">Maestre, A. and Pitt, R. (2005). The National Stormwater Quality Database, Version 1.1: A Compilation and Analysis of NPDES Stormwater Monitoring Information. Center for Watershed Protection; Ellicott City, MD. Sep 4, 2005.</w:t>
      </w:r>
    </w:p>
    <w:p w:rsidR="00000000" w:rsidDel="00000000" w:rsidP="00000000" w:rsidRDefault="00000000" w:rsidRPr="00000000" w14:paraId="000001E4">
      <w:pPr>
        <w:spacing w:after="280" w:lineRule="auto"/>
        <w:ind w:left="360" w:hanging="360"/>
        <w:rPr/>
      </w:pPr>
      <w:r w:rsidDel="00000000" w:rsidR="00000000" w:rsidRPr="00000000">
        <w:rPr>
          <w:rtl w:val="0"/>
        </w:rPr>
        <w:t xml:space="preserve">NRCS-USDA. (2004). Chapter 10. Estimation of Direct Runoff from Storm Rainfall. In United States Department of Agriculture (Ed.), Part 630 Hydrology. National Engineering Handbook. Retrieved from http://www.nrcs.usda.gov/wps/portal/nrcs/detailfull/national/water/?cid=stelprdb1043063</w:t>
      </w:r>
    </w:p>
    <w:p w:rsidR="00000000" w:rsidDel="00000000" w:rsidP="00000000" w:rsidRDefault="00000000" w:rsidRPr="00000000" w14:paraId="000001E5">
      <w:pPr>
        <w:spacing w:after="280" w:lineRule="auto"/>
        <w:ind w:left="360" w:hanging="360"/>
        <w:rPr/>
      </w:pPr>
      <w:r w:rsidDel="00000000" w:rsidR="00000000" w:rsidRPr="00000000">
        <w:rPr>
          <w:rtl w:val="0"/>
        </w:rPr>
        <w:t xml:space="preserve">Pitt, R., Maestre, A. &amp; Clary, J. (2018). The National Stormwater Quality Database (NSQD), Ver 4.02. Retrieved from http://www.bmpdatabase.org/Docs/NSQD_ver_4_brief_Feb_18_2018.pdf</w:t>
      </w:r>
    </w:p>
    <w:p w:rsidR="00000000" w:rsidDel="00000000" w:rsidP="00000000" w:rsidRDefault="00000000" w:rsidRPr="00000000" w14:paraId="000001E6">
      <w:pPr>
        <w:spacing w:after="280" w:lineRule="auto"/>
        <w:ind w:left="360" w:hanging="360"/>
        <w:rPr/>
      </w:pPr>
      <w:r w:rsidDel="00000000" w:rsidR="00000000" w:rsidRPr="00000000">
        <w:rPr>
          <w:rtl w:val="0"/>
        </w:rPr>
        <w:t xml:space="preserve">Sahl, J. (2015). Economic Valuation Approaches for Ecosystem Services: a literature review to support the development of a modeling framework for valuing urban stormwater management services.</w:t>
      </w:r>
    </w:p>
    <w:p w:rsidR="00000000" w:rsidDel="00000000" w:rsidP="00000000" w:rsidRDefault="00000000" w:rsidRPr="00000000" w14:paraId="000001E7">
      <w:pPr>
        <w:spacing w:after="280" w:lineRule="auto"/>
        <w:ind w:left="360" w:hanging="360"/>
        <w:rPr/>
      </w:pPr>
      <w:r w:rsidDel="00000000" w:rsidR="00000000" w:rsidRPr="00000000">
        <w:rPr>
          <w:rtl w:val="0"/>
        </w:rPr>
        <w:t xml:space="preserve">Simpson, J.R. and McPherson, E.G. (2007). San Francisco Bay Area State of the Urban Forest Final Report. Center for Urban Forest Research, USDA Forest Service Pacific Southwest Research Station. Davis, CA. Dec 2007: 92 pp. </w:t>
      </w:r>
    </w:p>
    <w:p w:rsidR="00000000" w:rsidDel="00000000" w:rsidP="00000000" w:rsidRDefault="00000000" w:rsidRPr="00000000" w14:paraId="000001E8">
      <w:pPr>
        <w:ind w:left="360" w:hanging="360"/>
        <w:rPr/>
      </w:pPr>
      <w:r w:rsidDel="00000000" w:rsidR="00000000" w:rsidRPr="00000000">
        <w:rPr>
          <w:rtl w:val="0"/>
        </w:rPr>
        <w:t xml:space="preserve">Tetra Tech, Inc. (2010). Stormwater Best Management Practices (BMP) Performance Analysis. Prepared for U.S. E.P.A. Region 1. Fairfax, VA. 232 pp.</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acie Wolny" w:id="44" w:date="2021-01-06T17:53:09Z">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currency per cubic meter of stormwater retention ability provided by the retention device?</w:t>
      </w:r>
    </w:p>
  </w:comment>
  <w:comment w:author="Ben Janke" w:id="45" w:date="2021-02-03T20:37:47Z">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is the value of retained stormwater (regardless of where it is infiltrated or evaporated). The number, I think, comes from an assessment of the cost of trees for providing stormwater retention. Not a perfect metric, and we are looking into other valuation options.</w:t>
      </w:r>
    </w:p>
  </w:comment>
  <w:comment w:author="Stacie Wolny" w:id="16" w:date="2021-01-06T17:35:17Z">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this determined? I don't see a field in the biophysical Table 1 indicating impervious vs not. Update: I see in the parameter guidance below that there is indeed an SW_Type field for this, but this field is not mentioned above, nor in the listing of input requirements. (Nor is it included in the sample data biophysical table.)</w:t>
      </w:r>
    </w:p>
  </w:comment>
  <w:comment w:author="Ben Janke" w:id="17" w:date="2021-02-03T20:21:26Z">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 not explain the road line overlay very clearly, or the imperviousness (which is implied in the NLCD cover types, Table 1). Sorry about that. Road lines are an optional input (see response to Adrian's comment above). Rmean is just the average retention (R; Eqn 2-1) of a given pixel's 8 neighbors. The SW_Type in Table 2 below is part of a suggested method to estimate RC if you don't have them from the lit, and is also optional.</w:t>
      </w:r>
    </w:p>
  </w:comment>
  <w:comment w:author="Stacie Wolny" w:id="50" w:date="2021-01-12T18:40:59Z">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method also able to estimate the volume of water that ultimately runs off, i.e. not being retained? Or just retention?</w:t>
      </w:r>
    </w:p>
  </w:comment>
  <w:comment w:author="Ben Janke" w:id="51" w:date="2021-02-03T20:35:07Z">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model does both -- it is essentially partitioning annual rainfall into runoff vs. retention, and estimating from the retention a portion that might recharge groundwater (i.e. does not get transpired).</w:t>
      </w:r>
    </w:p>
  </w:comment>
  <w:comment w:author="Rafael Jan Pablo Schmitt" w:id="18" w:date="2021-02-17T20:17:47Z">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True, even though pipes are commonly used to take water where it would not go naturally, so even if cells are connected in terms of surface topography, connectivity in terms of pipe network might be different.</w:t>
      </w:r>
    </w:p>
  </w:comment>
  <w:comment w:author="Lisa Mandle" w:id="28" w:date="2021-02-09T18:17:21Z">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potentially the value of stormwater retention credits? (e.g., Washington DC's program)</w:t>
      </w:r>
    </w:p>
  </w:comment>
  <w:comment w:author="Lisa Mandle" w:id="19" w:date="2021-02-02T00:47:05Z">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 this approach been used elsewhere in modeling urban stormwater retention or are there other similar examples of this approach being used?</w:t>
      </w:r>
    </w:p>
  </w:comment>
  <w:comment w:author="Ben Janke" w:id="20" w:date="2021-02-03T20:25:28Z">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NOAA has a similar model called OpenNSPECT, which is not necessarily urban focused but has similar inputs and outputs. I have not used it though. In general, urban drainage connectedness is a pretty hot topic in recent stormwater research. I could provide some examples if needed.</w:t>
      </w:r>
    </w:p>
  </w:comment>
  <w:comment w:author="Perrine Hamel" w:id="21" w:date="2021-02-06T02:36:27Z">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can add some references in the User's guide to justify this approach, which is very common (even central I would say) in urban hydrology. The iTree Hydro manual can be used as a reference (they ask users to calculate the Directly Connected Impervious Area, which is essentially what our model is doing by looking at which pixels are close to the pipe network): https://www.itreetools.org/documents/251/Hydro_Manual_v6.pdf</w:t>
      </w:r>
    </w:p>
  </w:comment>
  <w:comment w:author="Lisa Mandle" w:id="29" w:date="2021-02-09T18:49:18Z">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precedent for applying the dollar value to the *annual* volume retained? In Washington DC's program, credits are issued based on retention per average storm event, because the same retention device/green space can provide retention repeatedly over multiple storms. For example, with two places that each get 100" of rain per year, you'd want a lot more retention capacity in the place that gets two 50" events versus the place that gets 10 10" events. Or in other words, in one place, the ability to retain 10-50" of precip would still have $ value, but not in the other place.</w:t>
      </w:r>
    </w:p>
  </w:comment>
  <w:comment w:author="Rob Griffin" w:id="30" w:date="2021-02-11T00:24:05Z">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point, and also seems inextricably linked to the regulations themselves which provide partial cover for using the replacement cost approach in the first place (replacement cost can be considered a lower bound value of social welfare IF a decision maker, with perfect information, decides that the replacement would be used if the service were not provided otherwise). The exact nature of the regulation will determine the design (and cost) of the replacement.</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annual volume is akin to assuming all the stormwater comes from one storm in this replacement cost calculation. This could be caveated as an upper bound on the replacement cost value. Otherwise, this seems like it will require some assumptions on timing and nature of events and the design specifications of the replacement.</w:t>
      </w:r>
    </w:p>
  </w:comment>
  <w:comment w:author="Stacie Wolny" w:id="0" w:date="2021-04-07T14:11:53Z">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late to the game, and I don't know if anyone will see this, but I want to make a plea that the User Guide chapter for this (and really all) model be written in a user-friendly manner. So many of our models, freshwater in particular, are very hard for a non-math-geek to parse. While equations are necessary, PLEASE also write colloquial descriptions of how things work, more like you'd use when explaining in a training (or to my Mom.) IMHO this should be standard for our UG, so it can be accessible and useful for more people. And please put the UG chapter out for beta review, along with the model itself before it's released. Thanks!</w:t>
      </w:r>
    </w:p>
  </w:comment>
  <w:comment w:author="Stacie Wolny" w:id="57" w:date="2021-01-06T18:10:06Z">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guarantee that users will immediately point out how US-centric the recommended data sources are. It may be worth digging to find equivalent information for even a few other countries or non-US cities that can be recommended.</w:t>
      </w:r>
    </w:p>
  </w:comment>
  <w:comment w:author="Ben Janke" w:id="58" w:date="2021-02-03T20:45:12Z">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fair criticism. I recently came across a global map of infiltration capacity that could be helpful in at least mapping A/B/C/D soils globally, and the SWMM approach (Table 2) to modeling runoff and infiltration coefficients in the absence of literature values could also help remedy this, but it does not help with the lack of non-US pollutant concentration data.</w:t>
      </w:r>
    </w:p>
  </w:comment>
  <w:comment w:author="Ben Janke" w:id="59" w:date="2021-02-03T20:45:16Z">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https://zenodo.org/record/4438808#.YBsKzy2cbOQ</w:t>
      </w:r>
    </w:p>
  </w:comment>
  <w:comment w:author="Perrine Hamel" w:id="60" w:date="2021-02-06T02:42:20Z">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Totally agree. I could ask some of my students to find alternative datasets too for the User's guide</w:t>
      </w:r>
    </w:p>
  </w:comment>
  <w:comment w:author="Stacie Wolny" w:id="34" w:date="2021-01-06T17:48:13Z">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this created? While I'm sure that vector line layers exist for sewer networks, what aggregates some part of that into a "shed"?</w:t>
      </w:r>
    </w:p>
  </w:comment>
  <w:comment w:author="Ben Janke" w:id="35" w:date="2021-02-03T20:32:18Z">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output of the model is a set of rasters which are maps of water and pollutant export (and retention), with each pixel representing the value of water or pollutant being exported (or retained) from that pixel. So you kind of need to know a priori your watershed or area of interest and have a polygon for it, if you are interested in knowing the total volume retained or total pollutant retained for the area. The model doesn't delineate watersheds like the water yield model, because of the complexity of urban drainage (water still moves downhill of course, but sub-surface pipes can move it across surface drainage divides).</w:t>
      </w:r>
    </w:p>
  </w:comment>
  <w:comment w:author="Rebecca Chaplin-Kramer" w:id="36" w:date="2021-02-09T18:30:53Z">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upon a time we used to say none of the InVEST model results should be used at the pixel scale - that's why we hid the pixel level outputs in "intermediate results". It seems like we care less about that now (I've certainly used pixel-level outputs at the global scale! not that that makes it legit!), but I'm curious how you consider pixel level results here, Perrine and Ben. Are they robust enough that we should consider watershed aggregation truly "optional"?</w:t>
      </w:r>
    </w:p>
  </w:comment>
  <w:comment w:author="Rafael Jan Pablo Schmitt" w:id="67" w:date="2021-02-17T23:09:14Z">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 routing in channels is not considered explicitly?</w:t>
      </w:r>
    </w:p>
  </w:comment>
  <w:comment w:author="Stacie Wolny" w:id="68" w:date="2021-01-06T18:20:28Z">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the user calculate the runoff coefficient based on annual precip, then the model use annual precip again to calculate runoff volume? Is this somehow double-dividing? Maybe this applies to the overall biophysical table RC values too? If this is not somehow double-dividing, should we specify that whatever precip layer was used in calculating RC should be the same precip layer used as input to the model?</w:t>
      </w:r>
    </w:p>
  </w:comment>
  <w:comment w:author="Adrian Vogl" w:id="69" w:date="2021-01-20T19:23:26Z">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sure that it actually matters if they are the same. Because the runoff and infiltration coefficients are given as rates, the best available information could be calculated based on a few field data observations, or compiled from literature based on these. There may not be data available on long-term runoff rate relative to long-term rainfall (I'm thinking particularly of ungauged basins outside the US). These observations might be based on storms with different rainfall amounts than the long-term annual average, but the application of the rates to the average would still be OK in my opinion.</w:t>
      </w:r>
    </w:p>
  </w:comment>
  <w:comment w:author="Ben Janke" w:id="70" w:date="2021-02-03T20:59:23Z">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hope I've addressed these concerns in comments above, but if not, let me know. RC and IR are watershed characteristics (for hydrologic response), based on data collection ideally. Table 2, which might be the source of confusion, was just an example of an approach to calculate RC and IR where lit or observational data were not available. Sorry for the confusion.</w:t>
      </w:r>
    </w:p>
  </w:comment>
  <w:comment w:author="Adrian Vogl" w:id="76" w:date="2021-02-28T02:22:12Z">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you try running some baseflow separation algorithm on the stream data in order to more directly compare model results to observed runoff?</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short time period of data is a concern, then you could do baseflow separation on a longer flow record, just to make that more accurate, and then pull out the 10 years for comparison with model results.</w:t>
      </w:r>
    </w:p>
  </w:comment>
  <w:comment w:author="Emily S" w:id="6" w:date="2021-01-20T21:53:25Z">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retention include evaporation? There was a recent post on the forum suggesting that precipitation amounts lower that a certain threshold e.g. 2mm don't count because it quickly evaporates. In this case would evaporation concentrate the pollutants in the fraction of water that goes into groundwater?</w:t>
      </w:r>
    </w:p>
  </w:comment>
  <w:comment w:author="Ben Janke" w:id="7" w:date="2021-02-03T20:08:48Z">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Retention does include evaporation and transpiration, indirectly. You'll notice that the infiltration ratio and runoff coefficients don't add up to 1.0 for a given soil group; the remainder is retention (direct evaporation, transpiration, as well as water that remains in shallow soils / root zone, which is assumed to be transpired later or transported laterally in shallow groundwater but does not recharge aquifers). The point about concentration of nutrients due to evaporation is interesting (and an effect we have observed in detention ponds in summer), but the effect should more or less be included in the runoff concentrations, which typically come from direct observations in runoff.</w:t>
      </w:r>
    </w:p>
  </w:comment>
  <w:comment w:author="Adrian Vogl" w:id="27" w:date="2021-01-20T19:17:56Z">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cool!! I could see a lot of uses for this to customize applications for different contexts.</w:t>
      </w:r>
    </w:p>
  </w:comment>
  <w:comment w:author="Rafael Jan Pablo Schmitt" w:id="71" w:date="2021-02-17T23:10:54Z">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my understanding is correct (see above), then the size of the pixels is not really relevant. What is relevant is the flow distance compared to the average flow velocity, and thus the travel time.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travel time is much larger than the modeling timestep, then summing up the response of individual pixels (e.g., sum of daily runoff), is not a great approximation of what would be observed in reality.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far as I understand, the modeling timestep would be monthly, which is more than enough for most urban watersheds, which are small and where flow velocities in channels are rapid.</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top of that there is also an impact on total water, as for example a nice natural channel or a floodplain (or even a hillslope between an upstream source pixel and the channel) can lead to more water infiltrating or evaporating, thus not only changing the timing but also the water budget.</w:t>
      </w:r>
    </w:p>
  </w:comment>
  <w:comment w:author="Rebecca Chaplin-Kramer" w:id="52" w:date="2021-02-09T18:36:00Z">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of them are optional, because the aggregation itself is optional, right?</w:t>
      </w:r>
    </w:p>
  </w:comment>
  <w:comment w:author="Stacie Wolny" w:id="65" w:date="2021-01-06T18:16:28Z">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one of the blessed models where we provide a generic sample biophysical table that users can actually use for parameterizing their own study? (with appropriate caveats of course.)</w:t>
      </w:r>
    </w:p>
  </w:comment>
  <w:comment w:author="Ben Janke" w:id="66" w:date="2021-02-03T20:46:46Z">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yes, this model has ye olde biophysical table, which is intended to be modified by users with their own data.</w:t>
      </w:r>
    </w:p>
  </w:comment>
  <w:comment w:author="Stacie Wolny" w:id="74" w:date="2021-01-06T18:23:04Z">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Speaking of, it would be helpful to have a separate User Guide section for how to calibrate/validate.</w:t>
      </w:r>
    </w:p>
  </w:comment>
  <w:comment w:author="Perrine Hamel" w:id="75" w:date="2021-02-06T02:44:02Z">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Happy to work on this with Ben and perhaps a student (in a new case study in Singapore)?</w:t>
      </w:r>
    </w:p>
  </w:comment>
  <w:comment w:author="Rebecca Chaplin-Kramer" w:id="43" w:date="2021-02-09T18:34:43Z">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w:t>
      </w:r>
    </w:p>
  </w:comment>
  <w:comment w:author="Rafael Jan Pablo Schmitt" w:id="72" w:date="2021-02-17T23:18:52Z">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why not use a simplified but somewhat explicit routing scheme as in the SWY model? True that this would get flow in sewers, roads etc wrong, but at least we would be right when it comes to the routing in areas between roads etc.</w:t>
      </w:r>
    </w:p>
  </w:comment>
  <w:comment w:author="Adrian Vogl" w:id="73" w:date="2021-02-28T02:25:05Z">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am also curious why this was not considered in the model. I assume you decided the cost was not worth the benefit, but it would be nice to see some justification of that.</w:t>
      </w:r>
    </w:p>
  </w:comment>
  <w:comment w:author="Rafael Jan Pablo Schmitt" w:id="31" w:date="2021-02-17T20:29:27Z">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commonly available, e.g., in the US. If not, it seems hard for users to understand create such a file, as common ways for catchment delineation are meaningless in a sewered system.</w:t>
      </w:r>
    </w:p>
  </w:comment>
  <w:comment w:author="Adrian Vogl" w:id="32" w:date="2021-02-28T02:08:53Z">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my (limited) experience in the US, there are sometimes publicly available data on the extent of areas covered by public sewer systems. The don't always mean that the whole area IS connected to such systems, but at least indicate that a certain entity is responsible for covering that area so you can assume new developments there will be connected. I have never run across these data in my work outside the US.</w:t>
      </w:r>
    </w:p>
  </w:comment>
  <w:comment w:author="Adrian Vogl" w:id="33" w:date="2021-02-28T02:10:05Z">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and these are rarely watersheds but if you are averaging pixel-based retention within that area then it makes sense that you could apply it to any polygon, not just a hydrologically complete watershed.</w:t>
      </w:r>
    </w:p>
  </w:comment>
  <w:comment w:author="Stacie Wolny" w:id="54" w:date="2021-01-06T18:06:52Z">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I'm really confused. Table 1 lists all LULC classes found in the original LULC and provides RC and IR values for each. But this makes it sound like users would instead be creating this table with more generalized RC and IR values based not on the original LULC classes, but SW Types. Which is it?</w:t>
      </w:r>
    </w:p>
  </w:comment>
  <w:comment w:author="Ben Janke" w:id="55" w:date="2021-02-03T20:41:27Z">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my comment up on the first page. I know this was confusing; this table is an example of how to use SWMM (which is free) to generate RC and IR for a study area if you don't have them from the lit, and maybe all you have is a time series of rainfall.</w:t>
      </w:r>
    </w:p>
  </w:comment>
  <w:comment w:author="Rafael Jan Pablo Schmitt" w:id="56" w:date="2021-02-17T20:35:42Z">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is required to run SWMM first (which seems to be the case to determine IR values), shouldn't we clarify what the added value of this model of SWMM is.</w:t>
      </w:r>
    </w:p>
  </w:comment>
  <w:comment w:author="Adrian Vogl" w:id="8" w:date="2021-01-20T19:27:49Z">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confused about why the users would input Road Centerlines (Table 3, Summary of Inputs) "to adjust retention coefficients" when this whole section seems to assume that the adjustment is done based on the LULC raster and the retention of surrounding pixels. I don't see Road Centerlines mentioned anywhere except Table 3. So where do those fit in?</w:t>
      </w:r>
    </w:p>
  </w:comment>
  <w:comment w:author="Ben Janke" w:id="9" w:date="2021-02-03T20:16:40Z">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Looking at Stacie's comment below, I realize we should have made this a bit clearer. The assumption is that NLCD type land cover data are being used (Table 1), which have impervious cover types (e.g. "Medium-density Developed", which is for pixels with imperviousness of 50-79% by its definition). The model works fine with that base layer, which gets adjusted per Eq. 2-4.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for improved accuracy, one can overlay a roadline layer as a proxy for the urban drainage network (analogous to a stream network in a more natural watershed). The method shown here is an attempt to reduce retention of cells that are close to the roadways. It's optional, which is maybe the source of confusion? It definitely needed a better introduction.</w:t>
      </w:r>
    </w:p>
  </w:comment>
  <w:comment w:author="Rebecca Chaplin-Kramer" w:id="38" w:date="2021-02-09T18:26:17Z">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like sewershed maps would be pretty important here, which can't be created through DelineateIT. How common are these to find? And how meaningful would aggregated results be without it?</w:t>
      </w:r>
    </w:p>
  </w:comment>
  <w:comment w:author="Adrian Vogl" w:id="39" w:date="2021-02-28T02:13:07Z">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my comments above about availability of these data. If I were to try using this model in South America, I would probably default to considering the sum total of pixels within a polygon that defines the urban extent of a city, or sum over the "urban" pixels in the LULC map. I would be assuming that all that area is connected to whatever water treatment system exists. So Ben and Perrine, is that a reasonable way for a user to use the model, or would you want to include some guidance about the right vs wrong ways to aggregate?</w:t>
      </w:r>
    </w:p>
  </w:comment>
  <w:comment w:author="Lisa Mandle" w:id="22" w:date="2021-02-02T00:57:04Z">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seems important!</w:t>
      </w:r>
    </w:p>
  </w:comment>
  <w:comment w:author="Ben Janke" w:id="23" w:date="2021-02-03T20:22:42Z">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indeed an important consideration, and one that Rich brought up right away (as you see in the email excerpts). It seems like we might have to have a "retention length" type parameter as in the NDR model.</w:t>
      </w:r>
    </w:p>
  </w:comment>
  <w:comment w:author="Perrine Hamel" w:id="24" w:date="2021-02-06T02:46:41Z">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and we can look for literature supporting the default value (which will be important to provide)</w:t>
      </w:r>
    </w:p>
  </w:comment>
  <w:comment w:author="Stacie Wolny" w:id="61" w:date="2021-01-06T18:14:33Z">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topic of seasonality, I'm realizing that it's not very intuitive to call it a "storm"water model if the inputs are annual, not event-based (and the very parameter EMC is explicitly based on an event.)</w:t>
      </w:r>
    </w:p>
  </w:comment>
  <w:comment w:author="David M Fisher" w:id="62" w:date="2021-01-14T16:14:16Z">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second the motion to give careful thought to the name of the new model. It can be challenging to change it after the fact (Annual Water Yield, Hydropower Water Yield, Water Yield).</w:t>
      </w:r>
    </w:p>
  </w:comment>
  <w:comment w:author="Ben Janke" w:id="63" w:date="2021-02-03T20:49:18Z">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is fair. The model's name has already caused a fair amount of confusion even within our group (how it differs from the Flood Mitigation Model, in particular). The difference between the two is in the scale, annual vs. event, but that isn't apparent from the name.</w:t>
      </w:r>
    </w:p>
  </w:comment>
  <w:comment w:author="Ben Janke" w:id="64" w:date="2021-02-03T20:52:17Z">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Stacie, this is also a fair critique. Volume-weighted concentration data would be more accurate, but are much harder to come by. EMC data are much more readily available because they don't require simultaneous runoff (volume) measurements. We might want to put something in the user guide to explain the difference, and why VWC would be preferred.</w:t>
      </w:r>
    </w:p>
  </w:comment>
  <w:comment w:author="Lisa Mandle" w:id="37" w:date="2021-02-09T18:19:13Z">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call Precip, so as not to confuse with P for phosphorous in the biophysical table below?</w:t>
      </w:r>
    </w:p>
  </w:comment>
  <w:comment w:author="Stacie Wolny" w:id="1" w:date="2021-01-06T18:43:32Z">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 noted later in this doc, I'm confused about these being pre-defined based on annual precip, while the model also requires annual precip as an input. Does this lead to double-dividing?</w:t>
      </w:r>
    </w:p>
  </w:comment>
  <w:comment w:author="Adrian Vogl" w:id="2" w:date="2021-01-20T19:14:01Z">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@stacie.wolny@gmail.com This seems OK to me, since the users provide the runoff and infiltration ratios (not volumes). If I understand correctly, the ratios are then multiplied by the precipitation to get the actual runoff/infiltration volume.</w:t>
      </w:r>
    </w:p>
  </w:comment>
  <w:comment w:author="Lisa Mandle" w:id="3" w:date="2021-02-02T00:34:29Z">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with Adrian here -- this approach matches what I've seen elsewhere (e.g., DC stormwater retention credit system: https://doee.dc.gov/sites/default/files/dc/sites/ddoe/publication/attachments/SRC%20Certification_0.pdf) where there are generalized runoff coefficients that later get adjusted by area and precip to estimate volume of runoff.</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Side note: in DC, there is no adjustment for soil type (but maybe the area in question all has the same soil class?)</w:t>
      </w:r>
    </w:p>
  </w:comment>
  <w:comment w:author="Ben Janke" w:id="4" w:date="2021-02-03T19:59:46Z">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way Adrian explained it is correct. The Runoff Coefficient is a way to characterize the "average" response of a watershed, i.e. how much water runs off relative to rainfall. It's typically based on a long period of monitoring. You can then apply this coefficient to any rainfall amount, P, (as in Eq. 2-2) that you might want to assess in a scenario -- this assumes, of course, that the watershed continues to have the same hydrologic response as over the period during which the RC's were calculated.</w:t>
      </w:r>
    </w:p>
  </w:comment>
  <w:comment w:author="Ben Janke" w:id="5" w:date="2021-02-03T20:03:01Z">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case that RC (and IR) are not available, we present a method in Section 5 (Table 2) where you could compute RC for small synthetic watersheds of more basic cover types (impervious vs. pervious, tree cover vs. open) using SWMM, and aggregate these results to compute the RC and IR that are needed by the model.</w:t>
      </w:r>
    </w:p>
  </w:comment>
  <w:comment w:author="Stacie Wolny" w:id="40" w:date="2021-01-06T17:55:03Z">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with SWY, I'm wondering why we specify the biophysical table in terms of  column names A-D, but specify the hydrologic group raster in terms of values 1-4.</w:t>
      </w:r>
    </w:p>
  </w:comment>
  <w:comment w:author="Ben Janke" w:id="41" w:date="2021-02-03T20:33:18Z">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either approach is fine, and probably doing it A/B/C/D is safer than 1/2/3/4, unless there is a concern for raster size (int vs string)</w:t>
      </w:r>
    </w:p>
  </w:comment>
  <w:comment w:author="Perrine Hamel" w:id="42" w:date="2021-02-06T02:41:05Z">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raster data has to be integer, not strings, which is why I converted it to "1,2,3,4". We could use this symbology in the biophysical table but the HSGs are defined by letters. So hydrologists will know what a soil of HSG A is, not HSG 1. As long as it's clearly defined in the User's guide, we can choose either in the biophys table</w:t>
      </w:r>
    </w:p>
  </w:comment>
  <w:comment w:author="Lisa Mandle" w:id="46" w:date="2021-02-09T18:19:38Z">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 per pixel?</w:t>
      </w:r>
    </w:p>
  </w:comment>
  <w:comment w:author="Rebecca Chaplin-Kramer" w:id="47" w:date="2021-02-09T18:37:14Z">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so! I think the dollar values come in below, and are optional. This is more like the retention index per pixel, right?</w:t>
      </w:r>
    </w:p>
  </w:comment>
  <w:comment w:author="Lisa Mandle" w:id="48" w:date="2021-02-09T18:53:26Z">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 yes! Maybe "amount" would help clarify that distinction? (or just specifying units)</w:t>
      </w:r>
    </w:p>
  </w:comment>
  <w:comment w:author="Rafael Jan Pablo Schmitt" w:id="10" w:date="2021-02-17T20:14:56Z">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downstream pixels influence upstream pixels?</w:t>
      </w:r>
    </w:p>
  </w:comment>
  <w:comment w:author="Adrian Vogl" w:id="11" w:date="2021-02-28T01:56:34Z">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always be adjusted upwards? Wouldn't it be possible for this functions to sometimes adjust retention coefficients downwards, too? If not, how is that controlled for?</w:t>
      </w:r>
    </w:p>
  </w:comment>
  <w:comment w:author="Lisa Mandle" w:id="49" w:date="2021-02-09T18:19:57Z">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kg/yr/pixel?</w:t>
      </w:r>
    </w:p>
  </w:comment>
  <w:comment w:author="Rebecca Chaplin-Kramer" w:id="77" w:date="2021-02-09T18:57:39Z">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was hoping for more of an explanation of the value-add of this model, especially in regards to our PEP criteria. What does having run-off based on RC rather than CN allow us to do that OpenNSPECT can't? How much of a difference does including groundwater recharge make-- is it more of an improvement in accuracy by accounting for this factor or just an additional service that we can track?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for the value-add on iTree.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also just be that it's really clunky and hard to run those tools and it'd be way easier/accessible in our interface (as you mention in the PEP is true for the JTP implementation)</w:t>
      </w:r>
    </w:p>
  </w:comment>
  <w:comment w:author="Rafael Jan Pablo Schmitt" w:id="78" w:date="2021-02-17T23:22:25Z">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with BCK that the added value is not so clear, especially as users might need to run other models first to get a hold of some of the parameters.</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would be interesting to see, too, how the new model performance compared to existing InVEST models, e.g., how does the modelled runoff compare to qucikflow the SWY model?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assume for nutrients it might be hard to do the modeling because there are no data.</w:t>
      </w:r>
    </w:p>
  </w:comment>
  <w:comment w:author="Adrian Vogl" w:id="12" w:date="2021-02-28T01:58:31Z">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users that are outside the US, and thus not relying on NLCD land cover, then the model needs an input whereby the user can specify which LULC classes are medium-or high-intensity or otherwise would have storm/sewer lines.</w:t>
      </w:r>
    </w:p>
  </w:comment>
  <w:comment w:author="Rebecca Chaplin-Kramer" w:id="26" w:date="2021-02-09T18:21:01Z">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totally makes sense to me!</w:t>
      </w:r>
    </w:p>
  </w:comment>
  <w:comment w:author="Stacie Wolny" w:id="13" w:date="2021-01-06T17:33:25Z">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There's some sort of box here, but no visible equation.</w:t>
      </w:r>
    </w:p>
  </w:comment>
  <w:comment w:author="Nasser Olwero" w:id="14" w:date="2021-01-25T21:24:42Z">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comment>
  <w:comment w:author="Lisa Mandle" w:id="15" w:date="2021-02-02T00:44:01Z">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looks like google docs choked on importing this from the word doc so I pasted a screen shot in. @swolny@stanford.edu @nasser.olwero@wwf.org</w:t>
      </w:r>
    </w:p>
  </w:comment>
  <w:comment w:author="Rebecca Chaplin-Kramer" w:id="53" w:date="2021-02-09T18:40:55Z">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you run the SWY first to get a spatial run-off map, and then average that for each LULC type in your urban landscape, and then run this model so you can add in the sewers and impervious surfaces more accurately?</w:t>
      </w:r>
    </w:p>
  </w:comment>
  <w:comment w:author="Adrian Vogl" w:id="25" w:date="2021-02-28T02:04:51Z">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this approach much better than the surrounding pixel approach described above. The only thing is I wonder is whether the model should consider only downslope distance, or also the whole surrounding area. It seems counterintuitive to consider upslope, but it's possible that issues with DEM accuracy and the highly modified nature of urban landscapes could result in an area that appears downstream from a road or other drainage system based on the DEM but is in fact connected. I would leave it to Ben and Perrine to make a call on this, as I am not as familiar with the typical data situation for urban areas.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EF" w15:done="0"/>
  <w15:commentEx w15:paraId="000001F0" w15:paraIdParent="000001EF" w15:done="0"/>
  <w15:commentEx w15:paraId="000001F1" w15:done="0"/>
  <w15:commentEx w15:paraId="000001F2" w15:paraIdParent="000001F1" w15:done="0"/>
  <w15:commentEx w15:paraId="000001F3" w15:done="0"/>
  <w15:commentEx w15:paraId="000001F4" w15:paraIdParent="000001F3" w15:done="0"/>
  <w15:commentEx w15:paraId="000001F5" w15:done="0"/>
  <w15:commentEx w15:paraId="000001F6" w15:done="0"/>
  <w15:commentEx w15:paraId="000001F7" w15:done="0"/>
  <w15:commentEx w15:paraId="000001F8" w15:paraIdParent="000001F7" w15:done="0"/>
  <w15:commentEx w15:paraId="000001F9" w15:paraIdParent="000001F7" w15:done="0"/>
  <w15:commentEx w15:paraId="000001FA" w15:done="0"/>
  <w15:commentEx w15:paraId="000001FD" w15:paraIdParent="000001FA" w15:done="0"/>
  <w15:commentEx w15:paraId="000001FE" w15:done="0"/>
  <w15:commentEx w15:paraId="000001FF" w15:done="0"/>
  <w15:commentEx w15:paraId="00000200" w15:paraIdParent="000001FF" w15:done="0"/>
  <w15:commentEx w15:paraId="00000201" w15:paraIdParent="000001FF" w15:done="0"/>
  <w15:commentEx w15:paraId="00000202" w15:paraIdParent="000001FF" w15:done="0"/>
  <w15:commentEx w15:paraId="00000203" w15:done="0"/>
  <w15:commentEx w15:paraId="00000204" w15:paraIdParent="00000203" w15:done="0"/>
  <w15:commentEx w15:paraId="00000205" w15:paraIdParent="00000203" w15:done="0"/>
  <w15:commentEx w15:paraId="00000206" w15:done="0"/>
  <w15:commentEx w15:paraId="00000207" w15:done="0"/>
  <w15:commentEx w15:paraId="00000208" w15:paraIdParent="00000207" w15:done="0"/>
  <w15:commentEx w15:paraId="00000209" w15:paraIdParent="00000207" w15:done="0"/>
  <w15:commentEx w15:paraId="0000020B" w15:done="0"/>
  <w15:commentEx w15:paraId="0000020C" w15:done="0"/>
  <w15:commentEx w15:paraId="0000020D" w15:paraIdParent="0000020C" w15:done="0"/>
  <w15:commentEx w15:paraId="0000020E" w15:done="0"/>
  <w15:commentEx w15:paraId="00000215" w15:done="0"/>
  <w15:commentEx w15:paraId="00000216" w15:done="0"/>
  <w15:commentEx w15:paraId="00000217" w15:done="0"/>
  <w15:commentEx w15:paraId="00000218" w15:paraIdParent="00000217" w15:done="0"/>
  <w15:commentEx w15:paraId="00000219" w15:done="0"/>
  <w15:commentEx w15:paraId="0000021A" w15:paraIdParent="00000219" w15:done="0"/>
  <w15:commentEx w15:paraId="0000021B" w15:done="0"/>
  <w15:commentEx w15:paraId="0000021C" w15:done="0"/>
  <w15:commentEx w15:paraId="0000021D" w15:paraIdParent="0000021C" w15:done="0"/>
  <w15:commentEx w15:paraId="0000021E" w15:done="0"/>
  <w15:commentEx w15:paraId="0000021F" w15:paraIdParent="0000021E" w15:done="0"/>
  <w15:commentEx w15:paraId="00000220" w15:paraIdParent="0000021E" w15:done="0"/>
  <w15:commentEx w15:paraId="00000221" w15:done="0"/>
  <w15:commentEx w15:paraId="00000222" w15:paraIdParent="00000221" w15:done="0"/>
  <w15:commentEx w15:paraId="00000223" w15:paraIdParent="00000221" w15:done="0"/>
  <w15:commentEx w15:paraId="00000224" w15:done="0"/>
  <w15:commentEx w15:paraId="00000227" w15:paraIdParent="00000224" w15:done="0"/>
  <w15:commentEx w15:paraId="00000228" w15:done="0"/>
  <w15:commentEx w15:paraId="00000229" w15:paraIdParent="00000228" w15:done="0"/>
  <w15:commentEx w15:paraId="0000022A" w15:done="0"/>
  <w15:commentEx w15:paraId="0000022B" w15:paraIdParent="0000022A" w15:done="0"/>
  <w15:commentEx w15:paraId="0000022C" w15:paraIdParent="0000022A" w15:done="0"/>
  <w15:commentEx w15:paraId="0000022D" w15:done="0"/>
  <w15:commentEx w15:paraId="0000022E" w15:paraIdParent="0000022D" w15:done="0"/>
  <w15:commentEx w15:paraId="0000022F" w15:paraIdParent="0000022D" w15:done="0"/>
  <w15:commentEx w15:paraId="00000230" w15:paraIdParent="0000022D" w15:done="0"/>
  <w15:commentEx w15:paraId="00000231" w15:done="0"/>
  <w15:commentEx w15:paraId="00000232" w15:done="0"/>
  <w15:commentEx w15:paraId="00000233" w15:paraIdParent="00000232" w15:done="0"/>
  <w15:commentEx w15:paraId="00000236" w15:paraIdParent="00000232" w15:done="0"/>
  <w15:commentEx w15:paraId="00000237" w15:paraIdParent="00000232" w15:done="0"/>
  <w15:commentEx w15:paraId="00000238" w15:paraIdParent="00000232" w15:done="0"/>
  <w15:commentEx w15:paraId="00000239" w15:done="0"/>
  <w15:commentEx w15:paraId="0000023A" w15:paraIdParent="00000239" w15:done="0"/>
  <w15:commentEx w15:paraId="0000023B" w15:paraIdParent="00000239" w15:done="0"/>
  <w15:commentEx w15:paraId="0000023C" w15:done="0"/>
  <w15:commentEx w15:paraId="0000023D" w15:paraIdParent="0000023C" w15:done="0"/>
  <w15:commentEx w15:paraId="0000023E" w15:paraIdParent="0000023C" w15:done="0"/>
  <w15:commentEx w15:paraId="0000023F" w15:done="0"/>
  <w15:commentEx w15:paraId="00000240" w15:done="0"/>
  <w15:commentEx w15:paraId="00000241" w15:done="0"/>
  <w15:commentEx w15:paraId="00000246" w15:done="0"/>
  <w15:commentEx w15:paraId="0000024B" w15:done="0"/>
  <w15:commentEx w15:paraId="0000024C" w15:done="0"/>
  <w15:commentEx w15:paraId="0000024D" w15:done="0"/>
  <w15:commentEx w15:paraId="0000024E" w15:done="0"/>
  <w15:commentEx w15:paraId="0000024F" w15:paraIdParent="0000024E" w15:done="0"/>
  <w15:commentEx w15:paraId="00000250" w15:paraIdParent="0000024E" w15:done="0"/>
  <w15:commentEx w15:paraId="00000251" w15:done="0"/>
  <w15:commentEx w15:paraId="000002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pos="4680"/>
        <w:tab w:val="right" w:pos="9360"/>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pos="4680"/>
        <w:tab w:val="right" w:pos="9360"/>
      </w:tabs>
      <w:rPr>
        <w:rFonts w:ascii="Calibri" w:cs="Calibri" w:eastAsia="Calibri" w:hAnsi="Calibri"/>
        <w:color w:val="000000"/>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424" w:hanging="624"/>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1" w:hanging="360.0000000000003"/>
      </w:pPr>
      <w:rPr/>
    </w:lvl>
    <w:lvl w:ilvl="1">
      <w:start w:val="1"/>
      <w:numFmt w:val="lowerLetter"/>
      <w:lvlText w:val="%2."/>
      <w:lvlJc w:val="left"/>
      <w:pPr>
        <w:ind w:left="1441" w:hanging="360"/>
      </w:pPr>
      <w:rPr/>
    </w:lvl>
    <w:lvl w:ilvl="2">
      <w:start w:val="1"/>
      <w:numFmt w:val="lowerRoman"/>
      <w:lvlText w:val="%3."/>
      <w:lvlJc w:val="right"/>
      <w:pPr>
        <w:ind w:left="2161" w:hanging="180"/>
      </w:pPr>
      <w:rPr/>
    </w:lvl>
    <w:lvl w:ilvl="3">
      <w:start w:val="1"/>
      <w:numFmt w:val="decimal"/>
      <w:lvlText w:val="%4."/>
      <w:lvlJc w:val="left"/>
      <w:pPr>
        <w:ind w:left="2881" w:hanging="360"/>
      </w:pPr>
      <w:rPr/>
    </w:lvl>
    <w:lvl w:ilvl="4">
      <w:start w:val="1"/>
      <w:numFmt w:val="lowerLetter"/>
      <w:lvlText w:val="%5."/>
      <w:lvlJc w:val="left"/>
      <w:pPr>
        <w:ind w:left="3601" w:hanging="360"/>
      </w:pPr>
      <w:rPr/>
    </w:lvl>
    <w:lvl w:ilvl="5">
      <w:start w:val="1"/>
      <w:numFmt w:val="lowerRoman"/>
      <w:lvlText w:val="%6."/>
      <w:lvlJc w:val="right"/>
      <w:pPr>
        <w:ind w:left="4321" w:hanging="180"/>
      </w:pPr>
      <w:rPr/>
    </w:lvl>
    <w:lvl w:ilvl="6">
      <w:start w:val="1"/>
      <w:numFmt w:val="decimal"/>
      <w:lvlText w:val="%7."/>
      <w:lvlJc w:val="left"/>
      <w:pPr>
        <w:ind w:left="5041" w:hanging="360"/>
      </w:pPr>
      <w:rPr/>
    </w:lvl>
    <w:lvl w:ilvl="7">
      <w:start w:val="1"/>
      <w:numFmt w:val="lowerLetter"/>
      <w:lvlText w:val="%8."/>
      <w:lvlJc w:val="left"/>
      <w:pPr>
        <w:ind w:left="5761" w:hanging="360"/>
      </w:pPr>
      <w:rPr/>
    </w:lvl>
    <w:lvl w:ilvl="8">
      <w:start w:val="1"/>
      <w:numFmt w:val="lowerRoman"/>
      <w:lvlText w:val="%9."/>
      <w:lvlJc w:val="right"/>
      <w:pPr>
        <w:ind w:left="648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40" w:line="259" w:lineRule="auto"/>
    </w:pPr>
    <w:rPr>
      <w:rFonts w:ascii="Calibri" w:cs="Calibri" w:eastAsia="Calibri" w:hAnsi="Calibri"/>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40" w:line="259" w:lineRule="auto"/>
    </w:pPr>
    <w:rPr>
      <w:rFonts w:ascii="Calibri" w:cs="Calibri" w:eastAsia="Calibri" w:hAnsi="Calibri"/>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40" w:line="259" w:lineRule="auto"/>
    </w:pPr>
    <w:rPr>
      <w:rFonts w:ascii="Calibri" w:cs="Calibri" w:eastAsia="Calibri" w:hAnsi="Calibri"/>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40" w:line="259" w:lineRule="auto"/>
    </w:pPr>
    <w:rPr>
      <w:rFonts w:ascii="Calibri" w:cs="Calibri" w:eastAsia="Calibri" w:hAnsi="Calibri"/>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before="240" w:line="259" w:lineRule="auto"/>
      <w:ind w:left="360" w:hanging="360"/>
      <w:outlineLvl w:val="0"/>
    </w:pPr>
    <w:rPr>
      <w:rFonts w:ascii="Calibri" w:cs="Calibri" w:eastAsia="Calibri" w:hAnsi="Calibri"/>
      <w:sz w:val="32"/>
      <w:szCs w:val="32"/>
    </w:rPr>
  </w:style>
  <w:style w:type="paragraph" w:styleId="Heading2">
    <w:name w:val="heading 2"/>
    <w:basedOn w:val="Normal"/>
    <w:next w:val="Normal"/>
    <w:pPr>
      <w:keepNext w:val="1"/>
      <w:keepLines w:val="1"/>
      <w:spacing w:before="40" w:line="259" w:lineRule="auto"/>
      <w:outlineLvl w:val="1"/>
    </w:pPr>
    <w:rPr>
      <w:rFonts w:ascii="Calibri" w:cs="Calibri" w:eastAsia="Calibri" w:hAnsi="Calibri"/>
      <w:sz w:val="26"/>
      <w:szCs w:val="2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top w:w="100.0" w:type="dxa"/>
        <w:left w:w="100.0" w:type="dxa"/>
        <w:bottom w:w="100.0" w:type="dxa"/>
        <w:right w:w="100.0" w:type="dxa"/>
      </w:tblCellMar>
    </w:tblPr>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E1790C"/>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1790C"/>
    <w:rPr>
      <w:rFonts w:ascii="Segoe UI" w:cs="Segoe UI" w:hAnsi="Segoe UI"/>
      <w:sz w:val="18"/>
      <w:szCs w:val="18"/>
    </w:rPr>
  </w:style>
  <w:style w:type="paragraph" w:styleId="CommentSubject">
    <w:name w:val="annotation subject"/>
    <w:basedOn w:val="CommentText"/>
    <w:next w:val="CommentText"/>
    <w:link w:val="CommentSubjectChar"/>
    <w:uiPriority w:val="99"/>
    <w:semiHidden w:val="1"/>
    <w:unhideWhenUsed w:val="1"/>
    <w:rsid w:val="00BD4E1D"/>
    <w:rPr>
      <w:b w:val="1"/>
      <w:bCs w:val="1"/>
    </w:rPr>
  </w:style>
  <w:style w:type="character" w:styleId="CommentSubjectChar" w:customStyle="1">
    <w:name w:val="Comment Subject Char"/>
    <w:basedOn w:val="CommentTextChar"/>
    <w:link w:val="CommentSubject"/>
    <w:uiPriority w:val="99"/>
    <w:semiHidden w:val="1"/>
    <w:rsid w:val="00BD4E1D"/>
    <w:rPr>
      <w:b w:val="1"/>
      <w:bCs w:val="1"/>
      <w:sz w:val="20"/>
      <w:szCs w:val="20"/>
    </w:rPr>
  </w:style>
  <w:style w:type="paragraph" w:styleId="ListParagraph">
    <w:name w:val="List Paragraph"/>
    <w:basedOn w:val="Normal"/>
    <w:uiPriority w:val="34"/>
    <w:qFormat w:val="1"/>
    <w:rsid w:val="00836AE8"/>
    <w:pPr>
      <w:ind w:left="720"/>
      <w:contextualSpacing w:val="1"/>
    </w:pPr>
  </w:style>
  <w:style w:type="character" w:styleId="Hyperlink">
    <w:name w:val="Hyperlink"/>
    <w:basedOn w:val="DefaultParagraphFont"/>
    <w:uiPriority w:val="99"/>
    <w:unhideWhenUsed w:val="1"/>
    <w:rsid w:val="00905CDF"/>
    <w:rPr>
      <w:color w:val="0000ff" w:themeColor="hyperlink"/>
      <w:u w:val="single"/>
    </w:rPr>
  </w:style>
  <w:style w:type="table" w:styleId="TableGrid">
    <w:name w:val="Table Grid"/>
    <w:basedOn w:val="TableNormal"/>
    <w:uiPriority w:val="39"/>
    <w:rsid w:val="00C94FB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46627C"/>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rmalWeb">
    <w:name w:val="Normal (Web)"/>
    <w:basedOn w:val="Normal"/>
    <w:uiPriority w:val="99"/>
    <w:semiHidden w:val="1"/>
    <w:unhideWhenUsed w:val="1"/>
    <w:rsid w:val="007055EB"/>
    <w:pPr>
      <w:spacing w:after="100" w:afterAutospacing="1" w:before="100" w:beforeAutospacing="1"/>
    </w:pPr>
    <w:rPr>
      <w:rFonts w:eastAsiaTheme="minorEastAsia"/>
      <w:lang w:val="en-US"/>
    </w:rPr>
  </w:style>
  <w:style w:type="character" w:styleId="HTMLCite">
    <w:name w:val="HTML Cite"/>
    <w:basedOn w:val="DefaultParagraphFont"/>
    <w:uiPriority w:val="99"/>
    <w:semiHidden w:val="1"/>
    <w:unhideWhenUsed w:val="1"/>
    <w:rsid w:val="00AE2EE9"/>
    <w:rPr>
      <w:i w:val="1"/>
      <w:iCs w:val="1"/>
    </w:rPr>
  </w:style>
  <w:style w:type="character" w:styleId="Strong">
    <w:name w:val="Strong"/>
    <w:basedOn w:val="DefaultParagraphFont"/>
    <w:uiPriority w:val="22"/>
    <w:qFormat w:val="1"/>
    <w:rsid w:val="00955EF5"/>
    <w:rPr>
      <w:b w:val="1"/>
      <w:bCs w:val="1"/>
    </w:rPr>
  </w:style>
  <w:style w:type="character" w:styleId="UnresolvedMention">
    <w:name w:val="Unresolved Mention"/>
    <w:basedOn w:val="DefaultParagraphFont"/>
    <w:uiPriority w:val="99"/>
    <w:semiHidden w:val="1"/>
    <w:unhideWhenUsed w:val="1"/>
    <w:rsid w:val="00466FC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www.mwmo.org" TargetMode="External"/><Relationship Id="rId13" Type="http://schemas.openxmlformats.org/officeDocument/2006/relationships/hyperlink" Target="https://coast.noaa.gov/digitalcoast/tools/opennspect.html"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swtelr.2nform.com/" TargetMode="External"/><Relationship Id="rId14" Type="http://schemas.openxmlformats.org/officeDocument/2006/relationships/hyperlink" Target="https://www.sciencedirect.com/science/article/pii/S0301479717301111"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B6btWH8s+2CBbjAJeAnGv2ImCA==">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2020-02-06T22:01:00Z</dcterms:created>
  <dc:creator>Perrine Hamel</dc:creator>
</cp:coreProperties>
</file>